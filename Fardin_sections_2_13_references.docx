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80654" w14:textId="77777777" w:rsidR="001B0DA5" w:rsidRDefault="00000000">
      <w:pPr>
        <w:spacing w:after="60"/>
      </w:pPr>
      <w:r>
        <w:rPr>
          <w:b/>
          <w:bCs/>
          <w:color w:val="2F5D50"/>
          <w:spacing w:val="30"/>
          <w:sz w:val="18"/>
          <w:szCs w:val="18"/>
        </w:rPr>
        <w:t xml:space="preserve">IAM SYSTEM DEPLOYMENT — PROJECT PLAN </w:t>
      </w:r>
      <w:proofErr w:type="spellStart"/>
      <w:r>
        <w:rPr>
          <w:b/>
          <w:bCs/>
          <w:color w:val="2F5D50"/>
          <w:spacing w:val="30"/>
          <w:sz w:val="18"/>
          <w:szCs w:val="18"/>
        </w:rPr>
        <w:t>v1.0</w:t>
      </w:r>
      <w:proofErr w:type="spellEnd"/>
    </w:p>
    <w:p w14:paraId="1E97A267" w14:textId="77777777" w:rsidR="001B0DA5" w:rsidRDefault="00000000">
      <w:pPr>
        <w:spacing w:after="40"/>
      </w:pPr>
      <w:r>
        <w:rPr>
          <w:b/>
          <w:bCs/>
          <w:sz w:val="36"/>
          <w:szCs w:val="36"/>
        </w:rPr>
        <w:t>Sections 2 and 13, and the References</w:t>
      </w:r>
    </w:p>
    <w:p w14:paraId="3A3E13BF" w14:textId="77777777" w:rsidR="001B0DA5" w:rsidRDefault="00000000">
      <w:pPr>
        <w:spacing w:after="160"/>
      </w:pPr>
      <w:r>
        <w:rPr>
          <w:color w:val="5D666B"/>
        </w:rPr>
        <w:t>Fardin Rahman Tanvir · Quality Assurance Lead</w:t>
      </w:r>
    </w:p>
    <w:p w14:paraId="7A88676A" w14:textId="77777777" w:rsidR="001B0DA5" w:rsidRDefault="00000000">
      <w:pPr>
        <w:pBdr>
          <w:bottom w:val="single" w:sz="8" w:space="8" w:color="2F5D50"/>
        </w:pBdr>
        <w:spacing w:after="360"/>
      </w:pPr>
      <w:r>
        <w:rPr>
          <w:i/>
          <w:iCs/>
          <w:color w:val="5D666B"/>
          <w:sz w:val="18"/>
          <w:szCs w:val="18"/>
        </w:rPr>
        <w:t>Your sections only, taken from the full plan (plan/</w:t>
      </w:r>
      <w:proofErr w:type="spellStart"/>
      <w:r>
        <w:rPr>
          <w:i/>
          <w:iCs/>
          <w:color w:val="5D666B"/>
          <w:sz w:val="18"/>
          <w:szCs w:val="18"/>
        </w:rPr>
        <w:t>IAM_ProjectPlan_v1.0.docx</w:t>
      </w:r>
      <w:proofErr w:type="spellEnd"/>
      <w:r>
        <w:rPr>
          <w:i/>
          <w:iCs/>
          <w:color w:val="5D666B"/>
          <w:sz w:val="18"/>
          <w:szCs w:val="18"/>
        </w:rPr>
        <w:t>). Table, figure and reference numbers match the full plan, so some numbers are skipped. If you change anything here, send the change to Toufiq so it goes into the full plan before release.</w:t>
      </w:r>
    </w:p>
    <w:p w14:paraId="5DF45653" w14:textId="77777777" w:rsidR="001B0DA5" w:rsidRDefault="00000000">
      <w:pPr>
        <w:pStyle w:val="Heading1"/>
      </w:pPr>
      <w:r>
        <w:t>2. Background research</w:t>
      </w:r>
    </w:p>
    <w:p w14:paraId="01A0A212" w14:textId="77777777" w:rsidR="001B0DA5" w:rsidRDefault="00000000">
      <w:pPr>
        <w:keepNext/>
      </w:pPr>
      <w:r>
        <w:rPr>
          <w:i/>
          <w:iCs/>
          <w:color w:val="5D666B"/>
          <w:sz w:val="18"/>
          <w:szCs w:val="18"/>
        </w:rPr>
        <w:t>Section owner: Fardin Rahman Tanvir</w:t>
      </w:r>
    </w:p>
    <w:p w14:paraId="0A763FF2" w14:textId="77777777" w:rsidR="001B0DA5" w:rsidRDefault="00000000">
      <w:pPr>
        <w:pStyle w:val="Heading2"/>
      </w:pPr>
      <w:r>
        <w:t>2.1 Why identity, and why now</w:t>
      </w:r>
    </w:p>
    <w:p w14:paraId="757FCB41" w14:textId="77777777" w:rsidR="001B0DA5" w:rsidRDefault="00000000" w:rsidP="00314DA3">
      <w:pPr>
        <w:jc w:val="both"/>
        <w:pPrChange w:id="0" w:author="dhrubo biswas" w:date="2026-10-24T15:04:00Z">
          <w:pPr/>
        </w:pPrChange>
      </w:pPr>
      <w:r>
        <w:t xml:space="preserve">Attackers' entry points are shifting. Worldwide, exploited software flaws (31%) now outrank stolen-credential use (13%) as the first step in a breach. In the Asia-Pacific region, though, credential abuse is still 25%, and credentials were taken in 25% of healthcare breaches [1]. Australian data agree: in July–December 2024, phishing, stolen credentials and brute-force attacks caused 151 of 247 cyber incidents reported to the regulator, and health was the worst-hit sector [3]. So identity is a major exposure for an Australian health provider, but not the only one. </w:t>
      </w:r>
      <w:r>
        <w:rPr>
          <w:b/>
          <w:bCs/>
        </w:rPr>
        <w:t>For this plan:</w:t>
      </w:r>
      <w:r>
        <w:t xml:space="preserve"> IAM is necessary but not enough on its own. Patching stays with </w:t>
      </w:r>
      <w:proofErr w:type="spellStart"/>
      <w:r>
        <w:t>CHG's</w:t>
      </w:r>
      <w:proofErr w:type="spellEnd"/>
      <w:r>
        <w:t xml:space="preserve"> separate Essential Eight program, and risk </w:t>
      </w:r>
      <w:proofErr w:type="spellStart"/>
      <w:r>
        <w:t>R09</w:t>
      </w:r>
      <w:proofErr w:type="spellEnd"/>
      <w:r>
        <w:t xml:space="preserve"> covers attacks during the transition.</w:t>
      </w:r>
    </w:p>
    <w:p w14:paraId="42A565A0" w14:textId="77777777" w:rsidR="001B0DA5" w:rsidRDefault="00000000">
      <w:pPr>
        <w:pStyle w:val="Heading2"/>
      </w:pPr>
      <w:r>
        <w:t>2.2 How strong MFA needs to be</w:t>
      </w:r>
    </w:p>
    <w:p w14:paraId="5E3887A9" w14:textId="77777777" w:rsidR="001B0DA5" w:rsidRDefault="00000000" w:rsidP="00314DA3">
      <w:pPr>
        <w:jc w:val="both"/>
        <w:pPrChange w:id="1" w:author="dhrubo biswas" w:date="2026-10-24T15:05:00Z">
          <w:pPr/>
        </w:pPrChange>
      </w:pPr>
      <w:r>
        <w:t>The sources agree that any MFA is far better than none. In Microsoft's own account data, MFA cut the risk of account takeover by 99.22% [4]. They disagree on whether any MFA is enough:</w:t>
      </w:r>
    </w:p>
    <w:p w14:paraId="39B944BF" w14:textId="77777777" w:rsidR="001B0DA5" w:rsidRDefault="00000000" w:rsidP="00314DA3">
      <w:pPr>
        <w:pStyle w:val="ListParagraph"/>
        <w:numPr>
          <w:ilvl w:val="0"/>
          <w:numId w:val="2"/>
        </w:numPr>
        <w:spacing w:after="60"/>
        <w:jc w:val="both"/>
        <w:pPrChange w:id="2" w:author="dhrubo biswas" w:date="2026-10-24T15:05:00Z">
          <w:pPr>
            <w:pStyle w:val="ListParagraph"/>
            <w:numPr>
              <w:numId w:val="2"/>
            </w:numPr>
            <w:spacing w:after="60"/>
            <w:ind w:left="400" w:hanging="260"/>
          </w:pPr>
        </w:pPrChange>
      </w:pPr>
      <w:proofErr w:type="spellStart"/>
      <w:r>
        <w:t>CISA</w:t>
      </w:r>
      <w:proofErr w:type="spellEnd"/>
      <w:r>
        <w:t xml:space="preserve"> calls SMS and voice codes a last resort and phishing-resistant MFA the gold standard [5].</w:t>
      </w:r>
    </w:p>
    <w:p w14:paraId="138F31E0" w14:textId="77777777" w:rsidR="001B0DA5" w:rsidRDefault="00000000" w:rsidP="00314DA3">
      <w:pPr>
        <w:pStyle w:val="ListParagraph"/>
        <w:numPr>
          <w:ilvl w:val="0"/>
          <w:numId w:val="2"/>
        </w:numPr>
        <w:spacing w:after="60"/>
        <w:jc w:val="both"/>
        <w:pPrChange w:id="3" w:author="dhrubo biswas" w:date="2026-10-24T15:05:00Z">
          <w:pPr>
            <w:pStyle w:val="ListParagraph"/>
            <w:numPr>
              <w:numId w:val="2"/>
            </w:numPr>
            <w:spacing w:after="60"/>
            <w:ind w:left="400" w:hanging="260"/>
          </w:pPr>
        </w:pPrChange>
      </w:pPr>
      <w:r>
        <w:t>NIST restricts SMS and requires a phishing-resistant option [6].</w:t>
      </w:r>
    </w:p>
    <w:p w14:paraId="777913B9" w14:textId="77777777" w:rsidR="001B0DA5" w:rsidRDefault="00000000" w:rsidP="00314DA3">
      <w:pPr>
        <w:pStyle w:val="ListParagraph"/>
        <w:numPr>
          <w:ilvl w:val="0"/>
          <w:numId w:val="2"/>
        </w:numPr>
        <w:spacing w:after="60"/>
        <w:jc w:val="both"/>
        <w:pPrChange w:id="4" w:author="dhrubo biswas" w:date="2026-10-24T15:05:00Z">
          <w:pPr>
            <w:pStyle w:val="ListParagraph"/>
            <w:numPr>
              <w:numId w:val="2"/>
            </w:numPr>
            <w:spacing w:after="60"/>
            <w:ind w:left="400" w:hanging="260"/>
          </w:pPr>
        </w:pPrChange>
      </w:pPr>
      <w:r>
        <w:t>Australia's Essential Eight requires phishing-resistant MFA at Maturity Level Two [7].</w:t>
      </w:r>
    </w:p>
    <w:p w14:paraId="7AF686A1" w14:textId="77777777" w:rsidR="001B0DA5" w:rsidRDefault="00000000" w:rsidP="00314DA3">
      <w:pPr>
        <w:jc w:val="both"/>
        <w:pPrChange w:id="5" w:author="dhrubo biswas" w:date="2026-10-24T15:05:00Z">
          <w:pPr/>
        </w:pPrChange>
      </w:pPr>
      <w:r>
        <w:t xml:space="preserve">The 99.22% figure comes from a vendor's own data and was not peer-reviewed; the stricter advice comes from government agencies. Healthcare staff are easy to phish: 14.2% of nearly three million test phishing emails at US health institutions were clicked [8], so a code sent to a phone can be stolen. </w:t>
      </w:r>
      <w:r>
        <w:rPr>
          <w:b/>
          <w:bCs/>
        </w:rPr>
        <w:t>For this plan:</w:t>
      </w:r>
      <w:r>
        <w:t xml:space="preserve"> phishing-resistant MFA for all users. Staff on their own devices use passkeys; shared workstations use security keys. SMS is allowed only as an approved exception. Administrators and HR staff are enrolled first.</w:t>
      </w:r>
    </w:p>
    <w:p w14:paraId="5E97DA61" w14:textId="77777777" w:rsidR="001B0DA5" w:rsidRDefault="00000000">
      <w:pPr>
        <w:pStyle w:val="Heading2"/>
      </w:pPr>
      <w:r>
        <w:t>2.3 Usability and the access model in clinical settings</w:t>
      </w:r>
    </w:p>
    <w:p w14:paraId="02A199E0" w14:textId="77777777" w:rsidR="001B0DA5" w:rsidRDefault="00000000" w:rsidP="00314DA3">
      <w:pPr>
        <w:jc w:val="both"/>
        <w:pPrChange w:id="6" w:author="dhrubo biswas" w:date="2026-10-24T15:05:00Z">
          <w:pPr/>
        </w:pPrChange>
      </w:pPr>
      <w:r>
        <w:t xml:space="preserve">Controls that slow clinicians down lead to workarounds. When two universities made two-factor sign-in compulsory, more than one attempt in twenty failed or was abandoned, and having many separate log-ins made it worse [9]. A review of access control in electronic health records found that rules based on user attributes (such as site or shift) were most common. It also found repeated gaps in MFA, emergency access and audit trails [10]. NIST likewise bases access decisions on identity plus attributes, and advises moving one business process at a time, with new rules run in report-only mode first [11]. No source requires quarterly access reviews; the Essential Eight only asks for administrator access to be rechecked every 12 months [7]. </w:t>
      </w:r>
      <w:r>
        <w:rPr>
          <w:b/>
          <w:bCs/>
        </w:rPr>
        <w:t>For this plan:</w:t>
      </w:r>
    </w:p>
    <w:p w14:paraId="0C98E9AA" w14:textId="77777777" w:rsidR="001B0DA5" w:rsidRDefault="00000000">
      <w:pPr>
        <w:pStyle w:val="ListParagraph"/>
        <w:numPr>
          <w:ilvl w:val="0"/>
          <w:numId w:val="2"/>
        </w:numPr>
        <w:spacing w:after="60"/>
      </w:pPr>
      <w:r>
        <w:t>single sign-on, so staff sign in less often;</w:t>
      </w:r>
    </w:p>
    <w:p w14:paraId="6148D694" w14:textId="77777777" w:rsidR="001B0DA5" w:rsidRDefault="00000000">
      <w:pPr>
        <w:pStyle w:val="ListParagraph"/>
        <w:numPr>
          <w:ilvl w:val="0"/>
          <w:numId w:val="2"/>
        </w:numPr>
        <w:spacing w:after="60"/>
      </w:pPr>
      <w:r>
        <w:t>tap-and-go security keys on ward computers;</w:t>
      </w:r>
    </w:p>
    <w:p w14:paraId="425CE8F6" w14:textId="77777777" w:rsidR="001B0DA5" w:rsidRDefault="00000000">
      <w:pPr>
        <w:pStyle w:val="ListParagraph"/>
        <w:numPr>
          <w:ilvl w:val="0"/>
          <w:numId w:val="2"/>
        </w:numPr>
        <w:spacing w:after="60"/>
      </w:pPr>
      <w:r>
        <w:t>roles based on HR job codes, with site and shift rules added;</w:t>
      </w:r>
    </w:p>
    <w:p w14:paraId="016203EE" w14:textId="77777777" w:rsidR="001B0DA5" w:rsidRDefault="00000000">
      <w:pPr>
        <w:pStyle w:val="ListParagraph"/>
        <w:numPr>
          <w:ilvl w:val="0"/>
          <w:numId w:val="2"/>
        </w:numPr>
        <w:spacing w:after="60"/>
      </w:pPr>
      <w:r>
        <w:lastRenderedPageBreak/>
        <w:t>emergency (break-glass) accounts that are monitored;</w:t>
      </w:r>
    </w:p>
    <w:p w14:paraId="283D7DC8" w14:textId="77777777" w:rsidR="001B0DA5" w:rsidRDefault="00000000">
      <w:pPr>
        <w:pStyle w:val="ListParagraph"/>
        <w:numPr>
          <w:ilvl w:val="0"/>
          <w:numId w:val="2"/>
        </w:numPr>
        <w:spacing w:after="60"/>
      </w:pPr>
      <w:r>
        <w:t>new rules tested in report-only mode before they are enforced;</w:t>
      </w:r>
    </w:p>
    <w:p w14:paraId="5A0F1D99" w14:textId="77777777" w:rsidR="001B0DA5" w:rsidRDefault="00000000">
      <w:pPr>
        <w:pStyle w:val="ListParagraph"/>
        <w:numPr>
          <w:ilvl w:val="0"/>
          <w:numId w:val="2"/>
        </w:numPr>
        <w:spacing w:after="60"/>
      </w:pPr>
      <w:r>
        <w:t>rollout in waves;</w:t>
      </w:r>
    </w:p>
    <w:p w14:paraId="10EF67EA" w14:textId="77777777" w:rsidR="001B0DA5" w:rsidRDefault="00000000">
      <w:pPr>
        <w:pStyle w:val="ListParagraph"/>
        <w:numPr>
          <w:ilvl w:val="0"/>
          <w:numId w:val="2"/>
        </w:numPr>
        <w:spacing w:after="60"/>
      </w:pPr>
      <w:r>
        <w:t>quarterly reviews, chosen because of the risk rather than because a rule requires them.</w:t>
      </w:r>
    </w:p>
    <w:p w14:paraId="4B723866" w14:textId="77777777" w:rsidR="001B0DA5" w:rsidRDefault="00000000">
      <w:pPr>
        <w:pStyle w:val="Heading2"/>
      </w:pPr>
      <w:r>
        <w:t>2.4 Project-management practice</w:t>
      </w:r>
    </w:p>
    <w:p w14:paraId="77EA8A53" w14:textId="7C01B865" w:rsidR="001B0DA5" w:rsidRDefault="00000000" w:rsidP="00314DA3">
      <w:pPr>
        <w:jc w:val="both"/>
        <w:sectPr w:rsidR="001B0DA5">
          <w:headerReference w:type="default" r:id="rId7"/>
          <w:footerReference w:type="default" r:id="rId8"/>
          <w:pgSz w:w="11906" w:h="16838"/>
          <w:pgMar w:top="1134" w:right="1134" w:bottom="1134" w:left="1134" w:header="567" w:footer="567" w:gutter="0"/>
          <w:cols w:space="720"/>
          <w:docGrid w:linePitch="360"/>
        </w:sectPr>
        <w:pPrChange w:id="7" w:author="dhrubo biswas" w:date="2026-10-24T15:05:00Z">
          <w:pPr/>
        </w:pPrChange>
      </w:pPr>
      <w:r>
        <w:t xml:space="preserve">The </w:t>
      </w:r>
      <w:proofErr w:type="spellStart"/>
      <w:r>
        <w:t>PMBOK</w:t>
      </w:r>
      <w:proofErr w:type="spellEnd"/>
      <w:r>
        <w:t xml:space="preserve"> Guide (8th edition) </w:t>
      </w:r>
      <w:proofErr w:type="spellStart"/>
      <w:r>
        <w:t>organises</w:t>
      </w:r>
      <w:proofErr w:type="spellEnd"/>
      <w:r>
        <w:t xml:space="preserve"> project work into seven areas — governance, scope, schedule, finance, stakeholders, resources and risk — and expects each project to adapt its methods [12]. ISO 21502 also works with any delivery approach [13]; neither standard </w:t>
      </w:r>
      <w:r w:rsidR="000D6BB5">
        <w:t>pick</w:t>
      </w:r>
      <w:r>
        <w:t xml:space="preserve"> one. ISO 31000 gives a general risk process [14], but research shows risk management only adds value if the people involved see and use it [15]. </w:t>
      </w:r>
      <w:r>
        <w:rPr>
          <w:b/>
          <w:bCs/>
        </w:rPr>
        <w:t>For this plan:</w:t>
      </w:r>
      <w:r>
        <w:t xml:space="preserve"> a hybrid approach. Approval gates, fixed baselines and a change control board handle the contract and compliance work; the </w:t>
      </w:r>
      <w:proofErr w:type="spellStart"/>
      <w:r>
        <w:t>SSO</w:t>
      </w:r>
      <w:proofErr w:type="spellEnd"/>
      <w:r>
        <w:t xml:space="preserve"> waves and pilot are delivered in repeating cycles. Clinical and IT staff join the risk reviews, and every risk has a named owner and a trigger.</w:t>
      </w:r>
    </w:p>
    <w:p w14:paraId="7BC99A38" w14:textId="77777777" w:rsidR="001B0DA5" w:rsidRDefault="00000000">
      <w:pPr>
        <w:pStyle w:val="Heading1"/>
      </w:pPr>
      <w:r>
        <w:lastRenderedPageBreak/>
        <w:t>13. Quality management approach</w:t>
      </w:r>
    </w:p>
    <w:p w14:paraId="002E5128" w14:textId="77777777" w:rsidR="001B0DA5" w:rsidRDefault="00000000" w:rsidP="00314DA3">
      <w:pPr>
        <w:keepNext/>
        <w:jc w:val="both"/>
        <w:pPrChange w:id="8" w:author="dhrubo biswas" w:date="2026-10-24T15:05:00Z">
          <w:pPr>
            <w:keepNext/>
          </w:pPr>
        </w:pPrChange>
      </w:pPr>
      <w:r>
        <w:rPr>
          <w:i/>
          <w:iCs/>
          <w:color w:val="5D666B"/>
          <w:sz w:val="18"/>
          <w:szCs w:val="18"/>
        </w:rPr>
        <w:t>Section owner: Fardin Rahman Tanvir</w:t>
      </w:r>
    </w:p>
    <w:p w14:paraId="0BEC13EC" w14:textId="77777777" w:rsidR="001B0DA5" w:rsidRDefault="00000000" w:rsidP="00314DA3">
      <w:pPr>
        <w:jc w:val="both"/>
        <w:pPrChange w:id="9" w:author="dhrubo biswas" w:date="2026-10-24T15:05:00Z">
          <w:pPr/>
        </w:pPrChange>
      </w:pPr>
      <w:r>
        <w:rPr>
          <w:b/>
          <w:bCs/>
        </w:rPr>
        <w:t>Standards.</w:t>
      </w:r>
      <w:r>
        <w:t xml:space="preserve"> Project quality management follows the principles of ISO 9001:2026 [16]. The IAM system is designed to support </w:t>
      </w:r>
      <w:proofErr w:type="spellStart"/>
      <w:r>
        <w:t>CHG's</w:t>
      </w:r>
      <w:proofErr w:type="spellEnd"/>
      <w:r>
        <w:t xml:space="preserve"> information security management system under ISO/IEC 27001:2022 [17], in particular its controls for access control, identity management, authentication information, access rights, privileged access and secure authentication. Authentication follows NIST SP 800-</w:t>
      </w:r>
      <w:proofErr w:type="spellStart"/>
      <w:r>
        <w:t>63B</w:t>
      </w:r>
      <w:proofErr w:type="spellEnd"/>
      <w:r>
        <w:t>-4 [6], and the target is Essential Eight Maturity Level Two [7].</w:t>
      </w:r>
    </w:p>
    <w:p w14:paraId="7AC4F489" w14:textId="35AC83CB" w:rsidR="001B0DA5" w:rsidRDefault="00000000" w:rsidP="00314DA3">
      <w:pPr>
        <w:jc w:val="both"/>
        <w:pPrChange w:id="10" w:author="dhrubo biswas" w:date="2026-10-24T15:05:00Z">
          <w:pPr/>
        </w:pPrChange>
      </w:pPr>
      <w:r>
        <w:t xml:space="preserve">Table 25 separates quality assurance (is the </w:t>
      </w:r>
      <w:del w:id="11" w:author="dhrubo biswas" w:date="2026-10-24T15:05:00Z">
        <w:r w:rsidDel="00314DA3">
          <w:delText>process</w:delText>
        </w:r>
      </w:del>
      <w:ins w:id="12" w:author="dhrubo biswas" w:date="2026-10-24T15:05:00Z">
        <w:r w:rsidR="00314DA3">
          <w:t>process,</w:t>
        </w:r>
      </w:ins>
      <w:r>
        <w:t xml:space="preserve"> right?) from quality control (is the </w:t>
      </w:r>
      <w:del w:id="13" w:author="dhrubo biswas" w:date="2026-10-24T15:05:00Z">
        <w:r w:rsidDel="00314DA3">
          <w:delText>product</w:delText>
        </w:r>
      </w:del>
      <w:ins w:id="14" w:author="dhrubo biswas" w:date="2026-10-24T15:05:00Z">
        <w:r w:rsidR="00314DA3">
          <w:t>product,</w:t>
        </w:r>
      </w:ins>
      <w:r>
        <w:t xml:space="preserve"> right?). Table 26 sets measurable targets.</w:t>
      </w:r>
    </w:p>
    <w:p w14:paraId="70E63600" w14:textId="77777777" w:rsidR="001B0DA5" w:rsidRDefault="00000000">
      <w:pPr>
        <w:pStyle w:val="Caption"/>
        <w:keepNext/>
        <w:spacing w:before="200" w:after="80"/>
      </w:pPr>
      <w:r>
        <w:rPr>
          <w:b/>
          <w:bCs/>
        </w:rPr>
        <w:t xml:space="preserve">Table 25. </w:t>
      </w:r>
      <w:r>
        <w:t>Quality assurance and quality control activities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4819"/>
        <w:gridCol w:w="4819"/>
      </w:tblGrid>
      <w:tr w:rsidR="001B0DA5" w14:paraId="75B8F2A8" w14:textId="77777777">
        <w:trPr>
          <w:cantSplit/>
          <w:tblHeader/>
        </w:trPr>
        <w:tc>
          <w:tcPr>
            <w:tcW w:w="4819" w:type="dxa"/>
            <w:shd w:val="clear" w:color="auto" w:fill="2F5D50"/>
            <w:tcMar>
              <w:top w:w="60" w:type="dxa"/>
              <w:left w:w="80" w:type="dxa"/>
              <w:bottom w:w="60" w:type="dxa"/>
              <w:right w:w="80" w:type="dxa"/>
            </w:tcMar>
            <w:vAlign w:val="center"/>
          </w:tcPr>
          <w:p w14:paraId="4AB293DD" w14:textId="77777777" w:rsidR="001B0DA5" w:rsidRDefault="00000000">
            <w:pPr>
              <w:spacing w:after="0" w:line="240" w:lineRule="auto"/>
            </w:pPr>
            <w:r>
              <w:rPr>
                <w:b/>
                <w:bCs/>
                <w:color w:val="FFFFFF"/>
                <w:sz w:val="18"/>
                <w:szCs w:val="18"/>
              </w:rPr>
              <w:t>Quality assurance (process)</w:t>
            </w:r>
          </w:p>
        </w:tc>
        <w:tc>
          <w:tcPr>
            <w:tcW w:w="4819" w:type="dxa"/>
            <w:shd w:val="clear" w:color="auto" w:fill="2F5D50"/>
            <w:tcMar>
              <w:top w:w="60" w:type="dxa"/>
              <w:left w:w="80" w:type="dxa"/>
              <w:bottom w:w="60" w:type="dxa"/>
              <w:right w:w="80" w:type="dxa"/>
            </w:tcMar>
            <w:vAlign w:val="center"/>
          </w:tcPr>
          <w:p w14:paraId="3FDF547C" w14:textId="77777777" w:rsidR="001B0DA5" w:rsidRDefault="00000000">
            <w:pPr>
              <w:spacing w:after="0" w:line="240" w:lineRule="auto"/>
            </w:pPr>
            <w:r>
              <w:rPr>
                <w:b/>
                <w:bCs/>
                <w:color w:val="FFFFFF"/>
                <w:sz w:val="18"/>
                <w:szCs w:val="18"/>
              </w:rPr>
              <w:t>Quality control (product)</w:t>
            </w:r>
          </w:p>
        </w:tc>
      </w:tr>
      <w:tr w:rsidR="001B0DA5" w14:paraId="1AFD80A1" w14:textId="77777777">
        <w:trPr>
          <w:cantSplit/>
        </w:trPr>
        <w:tc>
          <w:tcPr>
            <w:tcW w:w="4819" w:type="dxa"/>
            <w:shd w:val="clear" w:color="auto" w:fill="FFFFFF"/>
            <w:tcMar>
              <w:top w:w="50" w:type="dxa"/>
              <w:left w:w="80" w:type="dxa"/>
              <w:bottom w:w="50" w:type="dxa"/>
              <w:right w:w="80" w:type="dxa"/>
            </w:tcMar>
          </w:tcPr>
          <w:p w14:paraId="53422086" w14:textId="77777777" w:rsidR="001B0DA5" w:rsidRDefault="00000000">
            <w:pPr>
              <w:pStyle w:val="ListParagraph"/>
              <w:numPr>
                <w:ilvl w:val="0"/>
                <w:numId w:val="3"/>
              </w:numPr>
              <w:spacing w:after="0" w:line="240" w:lineRule="auto"/>
            </w:pPr>
            <w:r>
              <w:rPr>
                <w:sz w:val="18"/>
                <w:szCs w:val="18"/>
              </w:rPr>
              <w:t>Every deliverable is peer-reviewed through a GitHub pull request before merging</w:t>
            </w:r>
          </w:p>
          <w:p w14:paraId="2AE69A82" w14:textId="77777777" w:rsidR="001B0DA5" w:rsidRDefault="00000000">
            <w:pPr>
              <w:pStyle w:val="ListParagraph"/>
              <w:numPr>
                <w:ilvl w:val="0"/>
                <w:numId w:val="3"/>
              </w:numPr>
              <w:spacing w:after="0" w:line="240" w:lineRule="auto"/>
            </w:pPr>
            <w:r>
              <w:rPr>
                <w:sz w:val="18"/>
                <w:szCs w:val="18"/>
              </w:rPr>
              <w:t xml:space="preserve">Gate reviews at </w:t>
            </w:r>
            <w:proofErr w:type="spellStart"/>
            <w:r>
              <w:rPr>
                <w:sz w:val="18"/>
                <w:szCs w:val="18"/>
              </w:rPr>
              <w:t>M2</w:t>
            </w:r>
            <w:proofErr w:type="spellEnd"/>
            <w:r>
              <w:rPr>
                <w:sz w:val="18"/>
                <w:szCs w:val="18"/>
              </w:rPr>
              <w:t xml:space="preserve">, </w:t>
            </w:r>
            <w:proofErr w:type="spellStart"/>
            <w:r>
              <w:rPr>
                <w:sz w:val="18"/>
                <w:szCs w:val="18"/>
              </w:rPr>
              <w:t>M4</w:t>
            </w:r>
            <w:proofErr w:type="spellEnd"/>
            <w:r>
              <w:rPr>
                <w:sz w:val="18"/>
                <w:szCs w:val="18"/>
              </w:rPr>
              <w:t xml:space="preserve"> and </w:t>
            </w:r>
            <w:proofErr w:type="spellStart"/>
            <w:r>
              <w:rPr>
                <w:sz w:val="18"/>
                <w:szCs w:val="18"/>
              </w:rPr>
              <w:t>M5</w:t>
            </w:r>
            <w:proofErr w:type="spellEnd"/>
            <w:r>
              <w:rPr>
                <w:sz w:val="18"/>
                <w:szCs w:val="18"/>
              </w:rPr>
              <w:t xml:space="preserve"> check entry and exit criteria</w:t>
            </w:r>
          </w:p>
          <w:p w14:paraId="6BC2414B" w14:textId="77777777" w:rsidR="001B0DA5" w:rsidRDefault="00000000">
            <w:pPr>
              <w:pStyle w:val="ListParagraph"/>
              <w:numPr>
                <w:ilvl w:val="0"/>
                <w:numId w:val="3"/>
              </w:numPr>
              <w:spacing w:after="0" w:line="240" w:lineRule="auto"/>
            </w:pPr>
            <w:r>
              <w:rPr>
                <w:sz w:val="18"/>
                <w:szCs w:val="18"/>
              </w:rPr>
              <w:t>The QA Lead audits the risk register and change log at the midpoint of the build</w:t>
            </w:r>
          </w:p>
          <w:p w14:paraId="164FD2CF" w14:textId="77777777" w:rsidR="001B0DA5" w:rsidRDefault="00000000">
            <w:pPr>
              <w:pStyle w:val="ListParagraph"/>
              <w:numPr>
                <w:ilvl w:val="0"/>
                <w:numId w:val="3"/>
              </w:numPr>
              <w:spacing w:after="0" w:line="240" w:lineRule="auto"/>
            </w:pPr>
            <w:r>
              <w:rPr>
                <w:sz w:val="18"/>
                <w:szCs w:val="18"/>
              </w:rPr>
              <w:t>The partner's configuration is reviewed against the approved design before testing</w:t>
            </w:r>
          </w:p>
        </w:tc>
        <w:tc>
          <w:tcPr>
            <w:tcW w:w="4819" w:type="dxa"/>
            <w:shd w:val="clear" w:color="auto" w:fill="FFFFFF"/>
            <w:tcMar>
              <w:top w:w="50" w:type="dxa"/>
              <w:left w:w="80" w:type="dxa"/>
              <w:bottom w:w="50" w:type="dxa"/>
              <w:right w:w="80" w:type="dxa"/>
            </w:tcMar>
          </w:tcPr>
          <w:p w14:paraId="0F570CB8" w14:textId="77777777" w:rsidR="001B0DA5" w:rsidRDefault="00000000">
            <w:pPr>
              <w:pStyle w:val="ListParagraph"/>
              <w:numPr>
                <w:ilvl w:val="0"/>
                <w:numId w:val="3"/>
              </w:numPr>
              <w:spacing w:after="0" w:line="240" w:lineRule="auto"/>
            </w:pPr>
            <w:r>
              <w:rPr>
                <w:sz w:val="18"/>
                <w:szCs w:val="18"/>
              </w:rPr>
              <w:t>System test cases are traced to every requirement</w:t>
            </w:r>
          </w:p>
          <w:p w14:paraId="198FA731" w14:textId="77777777" w:rsidR="001B0DA5" w:rsidRDefault="00000000">
            <w:pPr>
              <w:pStyle w:val="ListParagraph"/>
              <w:numPr>
                <w:ilvl w:val="0"/>
                <w:numId w:val="3"/>
              </w:numPr>
              <w:spacing w:after="0" w:line="240" w:lineRule="auto"/>
            </w:pPr>
            <w:r>
              <w:rPr>
                <w:sz w:val="18"/>
                <w:szCs w:val="18"/>
              </w:rPr>
              <w:t>UAT uses real clinical scenarios</w:t>
            </w:r>
          </w:p>
          <w:p w14:paraId="370DCD0E" w14:textId="77777777" w:rsidR="001B0DA5" w:rsidRDefault="00000000">
            <w:pPr>
              <w:pStyle w:val="ListParagraph"/>
              <w:numPr>
                <w:ilvl w:val="0"/>
                <w:numId w:val="3"/>
              </w:numPr>
              <w:spacing w:after="0" w:line="240" w:lineRule="auto"/>
            </w:pPr>
            <w:r>
              <w:rPr>
                <w:sz w:val="18"/>
                <w:szCs w:val="18"/>
              </w:rPr>
              <w:t>Independent penetration test, retested after fixes</w:t>
            </w:r>
          </w:p>
          <w:p w14:paraId="27806C27" w14:textId="77777777" w:rsidR="001B0DA5" w:rsidRDefault="00000000">
            <w:pPr>
              <w:pStyle w:val="ListParagraph"/>
              <w:numPr>
                <w:ilvl w:val="0"/>
                <w:numId w:val="3"/>
              </w:numPr>
              <w:spacing w:after="0" w:line="240" w:lineRule="auto"/>
            </w:pPr>
            <w:r>
              <w:rPr>
                <w:sz w:val="18"/>
                <w:szCs w:val="18"/>
              </w:rPr>
              <w:t>Reconciliation reports confirm MFA enrolment and joiner-mover-leaver results</w:t>
            </w:r>
          </w:p>
          <w:p w14:paraId="04C1D463" w14:textId="77777777" w:rsidR="001B0DA5" w:rsidRDefault="00000000">
            <w:pPr>
              <w:pStyle w:val="ListParagraph"/>
              <w:numPr>
                <w:ilvl w:val="0"/>
                <w:numId w:val="3"/>
              </w:numPr>
              <w:spacing w:after="0" w:line="240" w:lineRule="auto"/>
            </w:pPr>
            <w:r>
              <w:rPr>
                <w:sz w:val="18"/>
                <w:szCs w:val="18"/>
              </w:rPr>
              <w:t>Acceptance criteria (Section 4) checked before sign-off</w:t>
            </w:r>
          </w:p>
        </w:tc>
      </w:tr>
    </w:tbl>
    <w:p w14:paraId="0A3C6FD7" w14:textId="77777777" w:rsidR="001B0DA5" w:rsidRDefault="00000000">
      <w:pPr>
        <w:pStyle w:val="Caption"/>
        <w:keepNext/>
        <w:spacing w:before="200" w:after="80"/>
      </w:pPr>
      <w:r>
        <w:rPr>
          <w:b/>
          <w:bCs/>
        </w:rPr>
        <w:t xml:space="preserve">Table 26. </w:t>
      </w:r>
      <w:r>
        <w:t>Quality metrics</w:t>
      </w:r>
    </w:p>
    <w:tbl>
      <w:tblPr>
        <w:tblW w:w="9638" w:type="dxa"/>
        <w:tblBorders>
          <w:top w:val="single" w:sz="4" w:space="0" w:color="C9D0CC"/>
          <w:left w:val="single" w:sz="4" w:space="0" w:color="C9D0CC"/>
          <w:bottom w:val="single" w:sz="4" w:space="0" w:color="C9D0CC"/>
          <w:right w:val="single" w:sz="4" w:space="0" w:color="C9D0CC"/>
          <w:insideH w:val="single" w:sz="4" w:space="0" w:color="C9D0CC"/>
          <w:insideV w:val="single" w:sz="4" w:space="0" w:color="C9D0CC"/>
        </w:tblBorders>
        <w:tblLook w:val="04A0" w:firstRow="1" w:lastRow="0" w:firstColumn="1" w:lastColumn="0" w:noHBand="0" w:noVBand="1"/>
      </w:tblPr>
      <w:tblGrid>
        <w:gridCol w:w="2500"/>
        <w:gridCol w:w="2000"/>
        <w:gridCol w:w="2338"/>
        <w:gridCol w:w="1600"/>
        <w:gridCol w:w="1200"/>
      </w:tblGrid>
      <w:tr w:rsidR="001B0DA5" w14:paraId="7D6A24D2" w14:textId="77777777">
        <w:trPr>
          <w:cantSplit/>
          <w:tblHeader/>
        </w:trPr>
        <w:tc>
          <w:tcPr>
            <w:tcW w:w="2500" w:type="dxa"/>
            <w:shd w:val="clear" w:color="auto" w:fill="2F5D50"/>
            <w:tcMar>
              <w:top w:w="60" w:type="dxa"/>
              <w:left w:w="80" w:type="dxa"/>
              <w:bottom w:w="60" w:type="dxa"/>
              <w:right w:w="80" w:type="dxa"/>
            </w:tcMar>
            <w:vAlign w:val="center"/>
          </w:tcPr>
          <w:p w14:paraId="4B9B4C4B" w14:textId="77777777" w:rsidR="001B0DA5" w:rsidRDefault="00000000">
            <w:pPr>
              <w:spacing w:after="0" w:line="240" w:lineRule="auto"/>
            </w:pPr>
            <w:r>
              <w:rPr>
                <w:b/>
                <w:bCs/>
                <w:color w:val="FFFFFF"/>
                <w:sz w:val="16"/>
                <w:szCs w:val="16"/>
              </w:rPr>
              <w:t>Metric</w:t>
            </w:r>
          </w:p>
        </w:tc>
        <w:tc>
          <w:tcPr>
            <w:tcW w:w="2000" w:type="dxa"/>
            <w:shd w:val="clear" w:color="auto" w:fill="2F5D50"/>
            <w:tcMar>
              <w:top w:w="60" w:type="dxa"/>
              <w:left w:w="80" w:type="dxa"/>
              <w:bottom w:w="60" w:type="dxa"/>
              <w:right w:w="80" w:type="dxa"/>
            </w:tcMar>
            <w:vAlign w:val="center"/>
          </w:tcPr>
          <w:p w14:paraId="1FCAB423" w14:textId="77777777" w:rsidR="001B0DA5" w:rsidRDefault="00000000">
            <w:pPr>
              <w:spacing w:after="0" w:line="240" w:lineRule="auto"/>
            </w:pPr>
            <w:r>
              <w:rPr>
                <w:b/>
                <w:bCs/>
                <w:color w:val="FFFFFF"/>
                <w:sz w:val="16"/>
                <w:szCs w:val="16"/>
              </w:rPr>
              <w:t>Target</w:t>
            </w:r>
          </w:p>
        </w:tc>
        <w:tc>
          <w:tcPr>
            <w:tcW w:w="2338" w:type="dxa"/>
            <w:shd w:val="clear" w:color="auto" w:fill="2F5D50"/>
            <w:tcMar>
              <w:top w:w="60" w:type="dxa"/>
              <w:left w:w="80" w:type="dxa"/>
              <w:bottom w:w="60" w:type="dxa"/>
              <w:right w:w="80" w:type="dxa"/>
            </w:tcMar>
            <w:vAlign w:val="center"/>
          </w:tcPr>
          <w:p w14:paraId="3E6D62DB" w14:textId="77777777" w:rsidR="001B0DA5" w:rsidRDefault="00000000">
            <w:pPr>
              <w:spacing w:after="0" w:line="240" w:lineRule="auto"/>
            </w:pPr>
            <w:r>
              <w:rPr>
                <w:b/>
                <w:bCs/>
                <w:color w:val="FFFFFF"/>
                <w:sz w:val="16"/>
                <w:szCs w:val="16"/>
              </w:rPr>
              <w:t>Method</w:t>
            </w:r>
          </w:p>
        </w:tc>
        <w:tc>
          <w:tcPr>
            <w:tcW w:w="1600" w:type="dxa"/>
            <w:shd w:val="clear" w:color="auto" w:fill="2F5D50"/>
            <w:tcMar>
              <w:top w:w="60" w:type="dxa"/>
              <w:left w:w="80" w:type="dxa"/>
              <w:bottom w:w="60" w:type="dxa"/>
              <w:right w:w="80" w:type="dxa"/>
            </w:tcMar>
            <w:vAlign w:val="center"/>
          </w:tcPr>
          <w:p w14:paraId="0576319F" w14:textId="77777777" w:rsidR="001B0DA5" w:rsidRDefault="00000000">
            <w:pPr>
              <w:spacing w:after="0" w:line="240" w:lineRule="auto"/>
            </w:pPr>
            <w:r>
              <w:rPr>
                <w:b/>
                <w:bCs/>
                <w:color w:val="FFFFFF"/>
                <w:sz w:val="16"/>
                <w:szCs w:val="16"/>
              </w:rPr>
              <w:t>When</w:t>
            </w:r>
          </w:p>
        </w:tc>
        <w:tc>
          <w:tcPr>
            <w:tcW w:w="1200" w:type="dxa"/>
            <w:shd w:val="clear" w:color="auto" w:fill="2F5D50"/>
            <w:tcMar>
              <w:top w:w="60" w:type="dxa"/>
              <w:left w:w="80" w:type="dxa"/>
              <w:bottom w:w="60" w:type="dxa"/>
              <w:right w:w="80" w:type="dxa"/>
            </w:tcMar>
            <w:vAlign w:val="center"/>
          </w:tcPr>
          <w:p w14:paraId="225A4DDF" w14:textId="77777777" w:rsidR="001B0DA5" w:rsidRDefault="00000000">
            <w:pPr>
              <w:spacing w:after="0" w:line="240" w:lineRule="auto"/>
            </w:pPr>
            <w:r>
              <w:rPr>
                <w:b/>
                <w:bCs/>
                <w:color w:val="FFFFFF"/>
                <w:sz w:val="16"/>
                <w:szCs w:val="16"/>
              </w:rPr>
              <w:t>Owner</w:t>
            </w:r>
          </w:p>
        </w:tc>
      </w:tr>
      <w:tr w:rsidR="001B0DA5" w14:paraId="05EFCF27" w14:textId="77777777">
        <w:trPr>
          <w:cantSplit/>
        </w:trPr>
        <w:tc>
          <w:tcPr>
            <w:tcW w:w="2500" w:type="dxa"/>
            <w:shd w:val="clear" w:color="auto" w:fill="FFFFFF"/>
            <w:tcMar>
              <w:top w:w="50" w:type="dxa"/>
              <w:left w:w="80" w:type="dxa"/>
              <w:bottom w:w="50" w:type="dxa"/>
              <w:right w:w="80" w:type="dxa"/>
            </w:tcMar>
          </w:tcPr>
          <w:p w14:paraId="6C13910F" w14:textId="77777777" w:rsidR="001B0DA5" w:rsidRDefault="00000000">
            <w:pPr>
              <w:spacing w:after="0" w:line="240" w:lineRule="auto"/>
            </w:pPr>
            <w:r>
              <w:rPr>
                <w:sz w:val="16"/>
                <w:szCs w:val="16"/>
              </w:rPr>
              <w:t>Requirements covered by test cases</w:t>
            </w:r>
          </w:p>
        </w:tc>
        <w:tc>
          <w:tcPr>
            <w:tcW w:w="2000" w:type="dxa"/>
            <w:shd w:val="clear" w:color="auto" w:fill="FFFFFF"/>
            <w:tcMar>
              <w:top w:w="50" w:type="dxa"/>
              <w:left w:w="80" w:type="dxa"/>
              <w:bottom w:w="50" w:type="dxa"/>
              <w:right w:w="80" w:type="dxa"/>
            </w:tcMar>
          </w:tcPr>
          <w:p w14:paraId="45B0E78E" w14:textId="77777777" w:rsidR="001B0DA5" w:rsidRDefault="00000000">
            <w:pPr>
              <w:spacing w:after="0" w:line="240" w:lineRule="auto"/>
            </w:pPr>
            <w:r>
              <w:rPr>
                <w:sz w:val="16"/>
                <w:szCs w:val="16"/>
              </w:rPr>
              <w:t>100%</w:t>
            </w:r>
          </w:p>
        </w:tc>
        <w:tc>
          <w:tcPr>
            <w:tcW w:w="2338" w:type="dxa"/>
            <w:shd w:val="clear" w:color="auto" w:fill="FFFFFF"/>
            <w:tcMar>
              <w:top w:w="50" w:type="dxa"/>
              <w:left w:w="80" w:type="dxa"/>
              <w:bottom w:w="50" w:type="dxa"/>
              <w:right w:w="80" w:type="dxa"/>
            </w:tcMar>
          </w:tcPr>
          <w:p w14:paraId="2EB01D36" w14:textId="77777777" w:rsidR="001B0DA5" w:rsidRDefault="00000000">
            <w:pPr>
              <w:spacing w:after="0" w:line="240" w:lineRule="auto"/>
            </w:pPr>
            <w:r>
              <w:rPr>
                <w:sz w:val="16"/>
                <w:szCs w:val="16"/>
              </w:rPr>
              <w:t>Traceability matrix</w:t>
            </w:r>
          </w:p>
        </w:tc>
        <w:tc>
          <w:tcPr>
            <w:tcW w:w="1600" w:type="dxa"/>
            <w:shd w:val="clear" w:color="auto" w:fill="FFFFFF"/>
            <w:tcMar>
              <w:top w:w="50" w:type="dxa"/>
              <w:left w:w="80" w:type="dxa"/>
              <w:bottom w:w="50" w:type="dxa"/>
              <w:right w:w="80" w:type="dxa"/>
            </w:tcMar>
          </w:tcPr>
          <w:p w14:paraId="355D664D" w14:textId="77777777" w:rsidR="001B0DA5" w:rsidRDefault="00000000">
            <w:pPr>
              <w:spacing w:after="0" w:line="240" w:lineRule="auto"/>
            </w:pPr>
            <w:r>
              <w:rPr>
                <w:sz w:val="16"/>
                <w:szCs w:val="16"/>
              </w:rPr>
              <w:t>Before system testing</w:t>
            </w:r>
          </w:p>
        </w:tc>
        <w:tc>
          <w:tcPr>
            <w:tcW w:w="1200" w:type="dxa"/>
            <w:shd w:val="clear" w:color="auto" w:fill="FFFFFF"/>
            <w:tcMar>
              <w:top w:w="50" w:type="dxa"/>
              <w:left w:w="80" w:type="dxa"/>
              <w:bottom w:w="50" w:type="dxa"/>
              <w:right w:w="80" w:type="dxa"/>
            </w:tcMar>
          </w:tcPr>
          <w:p w14:paraId="5B2A6EF7" w14:textId="77777777" w:rsidR="001B0DA5" w:rsidRDefault="00000000">
            <w:pPr>
              <w:spacing w:after="0" w:line="240" w:lineRule="auto"/>
            </w:pPr>
            <w:r>
              <w:rPr>
                <w:sz w:val="16"/>
                <w:szCs w:val="16"/>
              </w:rPr>
              <w:t>Fardin</w:t>
            </w:r>
          </w:p>
        </w:tc>
      </w:tr>
      <w:tr w:rsidR="001B0DA5" w14:paraId="01370865" w14:textId="77777777">
        <w:trPr>
          <w:cantSplit/>
        </w:trPr>
        <w:tc>
          <w:tcPr>
            <w:tcW w:w="2500" w:type="dxa"/>
            <w:shd w:val="clear" w:color="auto" w:fill="F2F5F4"/>
            <w:tcMar>
              <w:top w:w="50" w:type="dxa"/>
              <w:left w:w="80" w:type="dxa"/>
              <w:bottom w:w="50" w:type="dxa"/>
              <w:right w:w="80" w:type="dxa"/>
            </w:tcMar>
          </w:tcPr>
          <w:p w14:paraId="5BEAC157" w14:textId="77777777" w:rsidR="001B0DA5" w:rsidRDefault="00000000">
            <w:pPr>
              <w:spacing w:after="0" w:line="240" w:lineRule="auto"/>
            </w:pPr>
            <w:r>
              <w:rPr>
                <w:sz w:val="16"/>
                <w:szCs w:val="16"/>
              </w:rPr>
              <w:t>System and UAT test cases passed</w:t>
            </w:r>
          </w:p>
        </w:tc>
        <w:tc>
          <w:tcPr>
            <w:tcW w:w="2000" w:type="dxa"/>
            <w:shd w:val="clear" w:color="auto" w:fill="F2F5F4"/>
            <w:tcMar>
              <w:top w:w="50" w:type="dxa"/>
              <w:left w:w="80" w:type="dxa"/>
              <w:bottom w:w="50" w:type="dxa"/>
              <w:right w:w="80" w:type="dxa"/>
            </w:tcMar>
          </w:tcPr>
          <w:p w14:paraId="58080CF5" w14:textId="77777777" w:rsidR="001B0DA5" w:rsidRDefault="00000000">
            <w:pPr>
              <w:spacing w:after="0" w:line="240" w:lineRule="auto"/>
            </w:pPr>
            <w:r>
              <w:rPr>
                <w:sz w:val="16"/>
                <w:szCs w:val="16"/>
              </w:rPr>
              <w:t>≥ 95%; no open severity 1–2 defects</w:t>
            </w:r>
          </w:p>
        </w:tc>
        <w:tc>
          <w:tcPr>
            <w:tcW w:w="2338" w:type="dxa"/>
            <w:shd w:val="clear" w:color="auto" w:fill="F2F5F4"/>
            <w:tcMar>
              <w:top w:w="50" w:type="dxa"/>
              <w:left w:w="80" w:type="dxa"/>
              <w:bottom w:w="50" w:type="dxa"/>
              <w:right w:w="80" w:type="dxa"/>
            </w:tcMar>
          </w:tcPr>
          <w:p w14:paraId="47E5F17D" w14:textId="77777777" w:rsidR="001B0DA5" w:rsidRDefault="00000000">
            <w:pPr>
              <w:spacing w:after="0" w:line="240" w:lineRule="auto"/>
            </w:pPr>
            <w:r>
              <w:rPr>
                <w:sz w:val="16"/>
                <w:szCs w:val="16"/>
              </w:rPr>
              <w:t>Test log</w:t>
            </w:r>
          </w:p>
        </w:tc>
        <w:tc>
          <w:tcPr>
            <w:tcW w:w="1600" w:type="dxa"/>
            <w:shd w:val="clear" w:color="auto" w:fill="F2F5F4"/>
            <w:tcMar>
              <w:top w:w="50" w:type="dxa"/>
              <w:left w:w="80" w:type="dxa"/>
              <w:bottom w:w="50" w:type="dxa"/>
              <w:right w:w="80" w:type="dxa"/>
            </w:tcMar>
          </w:tcPr>
          <w:p w14:paraId="5B6E241F" w14:textId="77777777" w:rsidR="001B0DA5" w:rsidRDefault="00000000">
            <w:pPr>
              <w:spacing w:after="0" w:line="240" w:lineRule="auto"/>
            </w:pPr>
            <w:r>
              <w:rPr>
                <w:sz w:val="16"/>
                <w:szCs w:val="16"/>
              </w:rPr>
              <w:t>Gate 3</w:t>
            </w:r>
          </w:p>
        </w:tc>
        <w:tc>
          <w:tcPr>
            <w:tcW w:w="1200" w:type="dxa"/>
            <w:shd w:val="clear" w:color="auto" w:fill="F2F5F4"/>
            <w:tcMar>
              <w:top w:w="50" w:type="dxa"/>
              <w:left w:w="80" w:type="dxa"/>
              <w:bottom w:w="50" w:type="dxa"/>
              <w:right w:w="80" w:type="dxa"/>
            </w:tcMar>
          </w:tcPr>
          <w:p w14:paraId="2B6C9FB1" w14:textId="77777777" w:rsidR="001B0DA5" w:rsidRDefault="00000000">
            <w:pPr>
              <w:spacing w:after="0" w:line="240" w:lineRule="auto"/>
            </w:pPr>
            <w:r>
              <w:rPr>
                <w:sz w:val="16"/>
                <w:szCs w:val="16"/>
              </w:rPr>
              <w:t>Fardin</w:t>
            </w:r>
          </w:p>
        </w:tc>
      </w:tr>
      <w:tr w:rsidR="001B0DA5" w14:paraId="5D258E83" w14:textId="77777777">
        <w:trPr>
          <w:cantSplit/>
        </w:trPr>
        <w:tc>
          <w:tcPr>
            <w:tcW w:w="2500" w:type="dxa"/>
            <w:shd w:val="clear" w:color="auto" w:fill="FFFFFF"/>
            <w:tcMar>
              <w:top w:w="50" w:type="dxa"/>
              <w:left w:w="80" w:type="dxa"/>
              <w:bottom w:w="50" w:type="dxa"/>
              <w:right w:w="80" w:type="dxa"/>
            </w:tcMar>
          </w:tcPr>
          <w:p w14:paraId="3749BBEC" w14:textId="77777777" w:rsidR="001B0DA5" w:rsidRDefault="00000000">
            <w:pPr>
              <w:spacing w:after="0" w:line="240" w:lineRule="auto"/>
            </w:pPr>
            <w:r>
              <w:rPr>
                <w:sz w:val="16"/>
                <w:szCs w:val="16"/>
              </w:rPr>
              <w:t>Penetration-test findings</w:t>
            </w:r>
          </w:p>
        </w:tc>
        <w:tc>
          <w:tcPr>
            <w:tcW w:w="2000" w:type="dxa"/>
            <w:shd w:val="clear" w:color="auto" w:fill="FFFFFF"/>
            <w:tcMar>
              <w:top w:w="50" w:type="dxa"/>
              <w:left w:w="80" w:type="dxa"/>
              <w:bottom w:w="50" w:type="dxa"/>
              <w:right w:w="80" w:type="dxa"/>
            </w:tcMar>
          </w:tcPr>
          <w:p w14:paraId="22BB0D2D" w14:textId="77777777" w:rsidR="001B0DA5" w:rsidRDefault="00000000">
            <w:pPr>
              <w:spacing w:after="0" w:line="240" w:lineRule="auto"/>
            </w:pPr>
            <w:r>
              <w:rPr>
                <w:sz w:val="16"/>
                <w:szCs w:val="16"/>
              </w:rPr>
              <w:t>No open high or critical findings</w:t>
            </w:r>
          </w:p>
        </w:tc>
        <w:tc>
          <w:tcPr>
            <w:tcW w:w="2338" w:type="dxa"/>
            <w:shd w:val="clear" w:color="auto" w:fill="FFFFFF"/>
            <w:tcMar>
              <w:top w:w="50" w:type="dxa"/>
              <w:left w:w="80" w:type="dxa"/>
              <w:bottom w:w="50" w:type="dxa"/>
              <w:right w:w="80" w:type="dxa"/>
            </w:tcMar>
          </w:tcPr>
          <w:p w14:paraId="7CF53E60" w14:textId="77777777" w:rsidR="001B0DA5" w:rsidRDefault="00000000">
            <w:pPr>
              <w:spacing w:after="0" w:line="240" w:lineRule="auto"/>
            </w:pPr>
            <w:r>
              <w:rPr>
                <w:sz w:val="16"/>
                <w:szCs w:val="16"/>
              </w:rPr>
              <w:t>Test report and retest</w:t>
            </w:r>
          </w:p>
        </w:tc>
        <w:tc>
          <w:tcPr>
            <w:tcW w:w="1600" w:type="dxa"/>
            <w:shd w:val="clear" w:color="auto" w:fill="FFFFFF"/>
            <w:tcMar>
              <w:top w:w="50" w:type="dxa"/>
              <w:left w:w="80" w:type="dxa"/>
              <w:bottom w:w="50" w:type="dxa"/>
              <w:right w:w="80" w:type="dxa"/>
            </w:tcMar>
          </w:tcPr>
          <w:p w14:paraId="6766F091" w14:textId="77777777" w:rsidR="001B0DA5" w:rsidRDefault="00000000">
            <w:pPr>
              <w:spacing w:after="0" w:line="240" w:lineRule="auto"/>
            </w:pPr>
            <w:r>
              <w:rPr>
                <w:sz w:val="16"/>
                <w:szCs w:val="16"/>
              </w:rPr>
              <w:t xml:space="preserve">Before </w:t>
            </w:r>
            <w:proofErr w:type="spellStart"/>
            <w:r>
              <w:rPr>
                <w:sz w:val="16"/>
                <w:szCs w:val="16"/>
              </w:rPr>
              <w:t>M5</w:t>
            </w:r>
            <w:proofErr w:type="spellEnd"/>
          </w:p>
        </w:tc>
        <w:tc>
          <w:tcPr>
            <w:tcW w:w="1200" w:type="dxa"/>
            <w:shd w:val="clear" w:color="auto" w:fill="FFFFFF"/>
            <w:tcMar>
              <w:top w:w="50" w:type="dxa"/>
              <w:left w:w="80" w:type="dxa"/>
              <w:bottom w:w="50" w:type="dxa"/>
              <w:right w:w="80" w:type="dxa"/>
            </w:tcMar>
          </w:tcPr>
          <w:p w14:paraId="7327E914" w14:textId="77777777" w:rsidR="001B0DA5" w:rsidRDefault="00000000">
            <w:pPr>
              <w:spacing w:after="0" w:line="240" w:lineRule="auto"/>
            </w:pPr>
            <w:r>
              <w:rPr>
                <w:sz w:val="16"/>
                <w:szCs w:val="16"/>
              </w:rPr>
              <w:t>IAM Architect</w:t>
            </w:r>
          </w:p>
        </w:tc>
      </w:tr>
      <w:tr w:rsidR="001B0DA5" w14:paraId="1E863086" w14:textId="77777777">
        <w:trPr>
          <w:cantSplit/>
        </w:trPr>
        <w:tc>
          <w:tcPr>
            <w:tcW w:w="2500" w:type="dxa"/>
            <w:shd w:val="clear" w:color="auto" w:fill="F2F5F4"/>
            <w:tcMar>
              <w:top w:w="50" w:type="dxa"/>
              <w:left w:w="80" w:type="dxa"/>
              <w:bottom w:w="50" w:type="dxa"/>
              <w:right w:w="80" w:type="dxa"/>
            </w:tcMar>
          </w:tcPr>
          <w:p w14:paraId="04D92750" w14:textId="77777777" w:rsidR="001B0DA5" w:rsidRDefault="00000000">
            <w:pPr>
              <w:spacing w:after="0" w:line="240" w:lineRule="auto"/>
            </w:pPr>
            <w:proofErr w:type="spellStart"/>
            <w:r>
              <w:rPr>
                <w:sz w:val="16"/>
                <w:szCs w:val="16"/>
              </w:rPr>
              <w:t>SSO</w:t>
            </w:r>
            <w:proofErr w:type="spellEnd"/>
            <w:r>
              <w:rPr>
                <w:sz w:val="16"/>
                <w:szCs w:val="16"/>
              </w:rPr>
              <w:t xml:space="preserve"> sign-in success rate</w:t>
            </w:r>
          </w:p>
        </w:tc>
        <w:tc>
          <w:tcPr>
            <w:tcW w:w="2000" w:type="dxa"/>
            <w:shd w:val="clear" w:color="auto" w:fill="F2F5F4"/>
            <w:tcMar>
              <w:top w:w="50" w:type="dxa"/>
              <w:left w:w="80" w:type="dxa"/>
              <w:bottom w:w="50" w:type="dxa"/>
              <w:right w:w="80" w:type="dxa"/>
            </w:tcMar>
          </w:tcPr>
          <w:p w14:paraId="19C5D4DF" w14:textId="77777777" w:rsidR="001B0DA5" w:rsidRDefault="00000000">
            <w:pPr>
              <w:spacing w:after="0" w:line="240" w:lineRule="auto"/>
            </w:pPr>
            <w:r>
              <w:rPr>
                <w:sz w:val="16"/>
                <w:szCs w:val="16"/>
              </w:rPr>
              <w:t>≥ 99.5%</w:t>
            </w:r>
          </w:p>
        </w:tc>
        <w:tc>
          <w:tcPr>
            <w:tcW w:w="2338" w:type="dxa"/>
            <w:shd w:val="clear" w:color="auto" w:fill="F2F5F4"/>
            <w:tcMar>
              <w:top w:w="50" w:type="dxa"/>
              <w:left w:w="80" w:type="dxa"/>
              <w:bottom w:w="50" w:type="dxa"/>
              <w:right w:w="80" w:type="dxa"/>
            </w:tcMar>
          </w:tcPr>
          <w:p w14:paraId="55843A50" w14:textId="77777777" w:rsidR="001B0DA5" w:rsidRDefault="00000000">
            <w:pPr>
              <w:spacing w:after="0" w:line="240" w:lineRule="auto"/>
            </w:pPr>
            <w:r>
              <w:rPr>
                <w:sz w:val="16"/>
                <w:szCs w:val="16"/>
              </w:rPr>
              <w:t>Platform sign-in logs</w:t>
            </w:r>
          </w:p>
        </w:tc>
        <w:tc>
          <w:tcPr>
            <w:tcW w:w="1600" w:type="dxa"/>
            <w:shd w:val="clear" w:color="auto" w:fill="F2F5F4"/>
            <w:tcMar>
              <w:top w:w="50" w:type="dxa"/>
              <w:left w:w="80" w:type="dxa"/>
              <w:bottom w:w="50" w:type="dxa"/>
              <w:right w:w="80" w:type="dxa"/>
            </w:tcMar>
          </w:tcPr>
          <w:p w14:paraId="4CBDFDF5" w14:textId="77777777" w:rsidR="001B0DA5" w:rsidRDefault="00000000">
            <w:pPr>
              <w:spacing w:after="0" w:line="240" w:lineRule="auto"/>
            </w:pPr>
            <w:r>
              <w:rPr>
                <w:sz w:val="16"/>
                <w:szCs w:val="16"/>
              </w:rPr>
              <w:t>Daily in rollout; then weekly</w:t>
            </w:r>
          </w:p>
        </w:tc>
        <w:tc>
          <w:tcPr>
            <w:tcW w:w="1200" w:type="dxa"/>
            <w:shd w:val="clear" w:color="auto" w:fill="F2F5F4"/>
            <w:tcMar>
              <w:top w:w="50" w:type="dxa"/>
              <w:left w:w="80" w:type="dxa"/>
              <w:bottom w:w="50" w:type="dxa"/>
              <w:right w:w="80" w:type="dxa"/>
            </w:tcMar>
          </w:tcPr>
          <w:p w14:paraId="2FC47340" w14:textId="77777777" w:rsidR="001B0DA5" w:rsidRDefault="00000000">
            <w:pPr>
              <w:spacing w:after="0" w:line="240" w:lineRule="auto"/>
            </w:pPr>
            <w:r>
              <w:rPr>
                <w:sz w:val="16"/>
                <w:szCs w:val="16"/>
              </w:rPr>
              <w:t>IT Ops</w:t>
            </w:r>
          </w:p>
        </w:tc>
      </w:tr>
      <w:tr w:rsidR="001B0DA5" w14:paraId="1D4462E5" w14:textId="77777777">
        <w:trPr>
          <w:cantSplit/>
        </w:trPr>
        <w:tc>
          <w:tcPr>
            <w:tcW w:w="2500" w:type="dxa"/>
            <w:shd w:val="clear" w:color="auto" w:fill="FFFFFF"/>
            <w:tcMar>
              <w:top w:w="50" w:type="dxa"/>
              <w:left w:w="80" w:type="dxa"/>
              <w:bottom w:w="50" w:type="dxa"/>
              <w:right w:w="80" w:type="dxa"/>
            </w:tcMar>
          </w:tcPr>
          <w:p w14:paraId="1D004917" w14:textId="77777777" w:rsidR="001B0DA5" w:rsidRDefault="00000000">
            <w:pPr>
              <w:spacing w:after="0" w:line="240" w:lineRule="auto"/>
            </w:pPr>
            <w:r>
              <w:rPr>
                <w:sz w:val="16"/>
                <w:szCs w:val="16"/>
              </w:rPr>
              <w:t>Phishing-resistant MFA enrolment</w:t>
            </w:r>
          </w:p>
        </w:tc>
        <w:tc>
          <w:tcPr>
            <w:tcW w:w="2000" w:type="dxa"/>
            <w:shd w:val="clear" w:color="auto" w:fill="FFFFFF"/>
            <w:tcMar>
              <w:top w:w="50" w:type="dxa"/>
              <w:left w:w="80" w:type="dxa"/>
              <w:bottom w:w="50" w:type="dxa"/>
              <w:right w:w="80" w:type="dxa"/>
            </w:tcMar>
          </w:tcPr>
          <w:p w14:paraId="2F00CAFA" w14:textId="77777777" w:rsidR="001B0DA5" w:rsidRDefault="00000000">
            <w:pPr>
              <w:spacing w:after="0" w:line="240" w:lineRule="auto"/>
            </w:pPr>
            <w:r>
              <w:rPr>
                <w:sz w:val="16"/>
                <w:szCs w:val="16"/>
              </w:rPr>
              <w:t>100% of in-scope identities</w:t>
            </w:r>
          </w:p>
        </w:tc>
        <w:tc>
          <w:tcPr>
            <w:tcW w:w="2338" w:type="dxa"/>
            <w:shd w:val="clear" w:color="auto" w:fill="FFFFFF"/>
            <w:tcMar>
              <w:top w:w="50" w:type="dxa"/>
              <w:left w:w="80" w:type="dxa"/>
              <w:bottom w:w="50" w:type="dxa"/>
              <w:right w:w="80" w:type="dxa"/>
            </w:tcMar>
          </w:tcPr>
          <w:p w14:paraId="4C77A792" w14:textId="77777777" w:rsidR="001B0DA5" w:rsidRDefault="00000000">
            <w:pPr>
              <w:spacing w:after="0" w:line="240" w:lineRule="auto"/>
            </w:pPr>
            <w:r>
              <w:rPr>
                <w:sz w:val="16"/>
                <w:szCs w:val="16"/>
              </w:rPr>
              <w:t>Enrolment report</w:t>
            </w:r>
          </w:p>
        </w:tc>
        <w:tc>
          <w:tcPr>
            <w:tcW w:w="1600" w:type="dxa"/>
            <w:shd w:val="clear" w:color="auto" w:fill="FFFFFF"/>
            <w:tcMar>
              <w:top w:w="50" w:type="dxa"/>
              <w:left w:w="80" w:type="dxa"/>
              <w:bottom w:w="50" w:type="dxa"/>
              <w:right w:w="80" w:type="dxa"/>
            </w:tcMar>
          </w:tcPr>
          <w:p w14:paraId="25646235" w14:textId="77777777" w:rsidR="001B0DA5" w:rsidRDefault="00000000">
            <w:pPr>
              <w:spacing w:after="0" w:line="240" w:lineRule="auto"/>
            </w:pPr>
            <w:r>
              <w:rPr>
                <w:sz w:val="16"/>
                <w:szCs w:val="16"/>
              </w:rPr>
              <w:t>Weekly in rollout</w:t>
            </w:r>
          </w:p>
        </w:tc>
        <w:tc>
          <w:tcPr>
            <w:tcW w:w="1200" w:type="dxa"/>
            <w:shd w:val="clear" w:color="auto" w:fill="FFFFFF"/>
            <w:tcMar>
              <w:top w:w="50" w:type="dxa"/>
              <w:left w:w="80" w:type="dxa"/>
              <w:bottom w:w="50" w:type="dxa"/>
              <w:right w:w="80" w:type="dxa"/>
            </w:tcMar>
          </w:tcPr>
          <w:p w14:paraId="171860C0" w14:textId="77777777" w:rsidR="001B0DA5" w:rsidRDefault="00000000">
            <w:pPr>
              <w:spacing w:after="0" w:line="240" w:lineRule="auto"/>
            </w:pPr>
            <w:proofErr w:type="spellStart"/>
            <w:r>
              <w:rPr>
                <w:sz w:val="16"/>
                <w:szCs w:val="16"/>
              </w:rPr>
              <w:t>Mahir</w:t>
            </w:r>
            <w:proofErr w:type="spellEnd"/>
          </w:p>
        </w:tc>
      </w:tr>
      <w:tr w:rsidR="001B0DA5" w14:paraId="2895B2D6" w14:textId="77777777">
        <w:trPr>
          <w:cantSplit/>
        </w:trPr>
        <w:tc>
          <w:tcPr>
            <w:tcW w:w="2500" w:type="dxa"/>
            <w:shd w:val="clear" w:color="auto" w:fill="F2F5F4"/>
            <w:tcMar>
              <w:top w:w="50" w:type="dxa"/>
              <w:left w:w="80" w:type="dxa"/>
              <w:bottom w:w="50" w:type="dxa"/>
              <w:right w:w="80" w:type="dxa"/>
            </w:tcMar>
          </w:tcPr>
          <w:p w14:paraId="6392A70F" w14:textId="77777777" w:rsidR="001B0DA5" w:rsidRDefault="00000000">
            <w:pPr>
              <w:spacing w:after="0" w:line="240" w:lineRule="auto"/>
            </w:pPr>
            <w:r>
              <w:rPr>
                <w:sz w:val="16"/>
                <w:szCs w:val="16"/>
              </w:rPr>
              <w:t>Leaver access removal</w:t>
            </w:r>
          </w:p>
        </w:tc>
        <w:tc>
          <w:tcPr>
            <w:tcW w:w="2000" w:type="dxa"/>
            <w:shd w:val="clear" w:color="auto" w:fill="F2F5F4"/>
            <w:tcMar>
              <w:top w:w="50" w:type="dxa"/>
              <w:left w:w="80" w:type="dxa"/>
              <w:bottom w:w="50" w:type="dxa"/>
              <w:right w:w="80" w:type="dxa"/>
            </w:tcMar>
          </w:tcPr>
          <w:p w14:paraId="0C1FC950" w14:textId="77777777" w:rsidR="001B0DA5" w:rsidRDefault="00000000">
            <w:pPr>
              <w:spacing w:after="0" w:line="240" w:lineRule="auto"/>
            </w:pPr>
            <w:r>
              <w:rPr>
                <w:sz w:val="16"/>
                <w:szCs w:val="16"/>
              </w:rPr>
              <w:t>≤ 4 hours</w:t>
            </w:r>
          </w:p>
        </w:tc>
        <w:tc>
          <w:tcPr>
            <w:tcW w:w="2338" w:type="dxa"/>
            <w:shd w:val="clear" w:color="auto" w:fill="F2F5F4"/>
            <w:tcMar>
              <w:top w:w="50" w:type="dxa"/>
              <w:left w:w="80" w:type="dxa"/>
              <w:bottom w:w="50" w:type="dxa"/>
              <w:right w:w="80" w:type="dxa"/>
            </w:tcMar>
          </w:tcPr>
          <w:p w14:paraId="3A7AB3E4" w14:textId="77777777" w:rsidR="001B0DA5" w:rsidRDefault="00000000">
            <w:pPr>
              <w:spacing w:after="0" w:line="240" w:lineRule="auto"/>
            </w:pPr>
            <w:r>
              <w:rPr>
                <w:sz w:val="16"/>
                <w:szCs w:val="16"/>
              </w:rPr>
              <w:t>Monthly sample of 30 HR terminations against application logs</w:t>
            </w:r>
          </w:p>
        </w:tc>
        <w:tc>
          <w:tcPr>
            <w:tcW w:w="1600" w:type="dxa"/>
            <w:shd w:val="clear" w:color="auto" w:fill="F2F5F4"/>
            <w:tcMar>
              <w:top w:w="50" w:type="dxa"/>
              <w:left w:w="80" w:type="dxa"/>
              <w:bottom w:w="50" w:type="dxa"/>
              <w:right w:w="80" w:type="dxa"/>
            </w:tcMar>
          </w:tcPr>
          <w:p w14:paraId="105403A7" w14:textId="77777777" w:rsidR="001B0DA5" w:rsidRDefault="00000000">
            <w:pPr>
              <w:spacing w:after="0" w:line="240" w:lineRule="auto"/>
            </w:pPr>
            <w:r>
              <w:rPr>
                <w:sz w:val="16"/>
                <w:szCs w:val="16"/>
              </w:rPr>
              <w:t>Monthly from go-live</w:t>
            </w:r>
          </w:p>
        </w:tc>
        <w:tc>
          <w:tcPr>
            <w:tcW w:w="1200" w:type="dxa"/>
            <w:shd w:val="clear" w:color="auto" w:fill="F2F5F4"/>
            <w:tcMar>
              <w:top w:w="50" w:type="dxa"/>
              <w:left w:w="80" w:type="dxa"/>
              <w:bottom w:w="50" w:type="dxa"/>
              <w:right w:w="80" w:type="dxa"/>
            </w:tcMar>
          </w:tcPr>
          <w:p w14:paraId="021CDEA3" w14:textId="77777777" w:rsidR="001B0DA5" w:rsidRDefault="00000000">
            <w:pPr>
              <w:spacing w:after="0" w:line="240" w:lineRule="auto"/>
            </w:pPr>
            <w:r>
              <w:rPr>
                <w:sz w:val="16"/>
                <w:szCs w:val="16"/>
              </w:rPr>
              <w:t>Fardin</w:t>
            </w:r>
          </w:p>
        </w:tc>
      </w:tr>
      <w:tr w:rsidR="001B0DA5" w14:paraId="243F9CE2" w14:textId="77777777">
        <w:trPr>
          <w:cantSplit/>
        </w:trPr>
        <w:tc>
          <w:tcPr>
            <w:tcW w:w="2500" w:type="dxa"/>
            <w:shd w:val="clear" w:color="auto" w:fill="FFFFFF"/>
            <w:tcMar>
              <w:top w:w="50" w:type="dxa"/>
              <w:left w:w="80" w:type="dxa"/>
              <w:bottom w:w="50" w:type="dxa"/>
              <w:right w:w="80" w:type="dxa"/>
            </w:tcMar>
          </w:tcPr>
          <w:p w14:paraId="11FA8840" w14:textId="77777777" w:rsidR="001B0DA5" w:rsidRDefault="00000000">
            <w:pPr>
              <w:spacing w:after="0" w:line="240" w:lineRule="auto"/>
            </w:pPr>
            <w:r>
              <w:rPr>
                <w:sz w:val="16"/>
                <w:szCs w:val="16"/>
              </w:rPr>
              <w:t>New starters with access on day one</w:t>
            </w:r>
          </w:p>
        </w:tc>
        <w:tc>
          <w:tcPr>
            <w:tcW w:w="2000" w:type="dxa"/>
            <w:shd w:val="clear" w:color="auto" w:fill="FFFFFF"/>
            <w:tcMar>
              <w:top w:w="50" w:type="dxa"/>
              <w:left w:w="80" w:type="dxa"/>
              <w:bottom w:w="50" w:type="dxa"/>
              <w:right w:w="80" w:type="dxa"/>
            </w:tcMar>
          </w:tcPr>
          <w:p w14:paraId="5349B4D3" w14:textId="77777777" w:rsidR="001B0DA5" w:rsidRDefault="00000000">
            <w:pPr>
              <w:spacing w:after="0" w:line="240" w:lineRule="auto"/>
            </w:pPr>
            <w:r>
              <w:rPr>
                <w:sz w:val="16"/>
                <w:szCs w:val="16"/>
              </w:rPr>
              <w:t>≥ 95%</w:t>
            </w:r>
          </w:p>
        </w:tc>
        <w:tc>
          <w:tcPr>
            <w:tcW w:w="2338" w:type="dxa"/>
            <w:shd w:val="clear" w:color="auto" w:fill="FFFFFF"/>
            <w:tcMar>
              <w:top w:w="50" w:type="dxa"/>
              <w:left w:w="80" w:type="dxa"/>
              <w:bottom w:w="50" w:type="dxa"/>
              <w:right w:w="80" w:type="dxa"/>
            </w:tcMar>
          </w:tcPr>
          <w:p w14:paraId="4DAAD79F" w14:textId="77777777" w:rsidR="001B0DA5" w:rsidRDefault="00000000">
            <w:pPr>
              <w:spacing w:after="0" w:line="240" w:lineRule="auto"/>
            </w:pPr>
            <w:r>
              <w:rPr>
                <w:sz w:val="16"/>
                <w:szCs w:val="16"/>
              </w:rPr>
              <w:t>Joiner report and onboarding survey</w:t>
            </w:r>
          </w:p>
        </w:tc>
        <w:tc>
          <w:tcPr>
            <w:tcW w:w="1600" w:type="dxa"/>
            <w:shd w:val="clear" w:color="auto" w:fill="FFFFFF"/>
            <w:tcMar>
              <w:top w:w="50" w:type="dxa"/>
              <w:left w:w="80" w:type="dxa"/>
              <w:bottom w:w="50" w:type="dxa"/>
              <w:right w:w="80" w:type="dxa"/>
            </w:tcMar>
          </w:tcPr>
          <w:p w14:paraId="2E1EC7DA" w14:textId="77777777" w:rsidR="001B0DA5" w:rsidRDefault="00000000">
            <w:pPr>
              <w:spacing w:after="0" w:line="240" w:lineRule="auto"/>
            </w:pPr>
            <w:r>
              <w:rPr>
                <w:sz w:val="16"/>
                <w:szCs w:val="16"/>
              </w:rPr>
              <w:t>Monthly</w:t>
            </w:r>
          </w:p>
        </w:tc>
        <w:tc>
          <w:tcPr>
            <w:tcW w:w="1200" w:type="dxa"/>
            <w:shd w:val="clear" w:color="auto" w:fill="FFFFFF"/>
            <w:tcMar>
              <w:top w:w="50" w:type="dxa"/>
              <w:left w:w="80" w:type="dxa"/>
              <w:bottom w:w="50" w:type="dxa"/>
              <w:right w:w="80" w:type="dxa"/>
            </w:tcMar>
          </w:tcPr>
          <w:p w14:paraId="6DE5CEE8" w14:textId="77777777" w:rsidR="001B0DA5" w:rsidRDefault="00000000">
            <w:pPr>
              <w:spacing w:after="0" w:line="240" w:lineRule="auto"/>
            </w:pPr>
            <w:r>
              <w:rPr>
                <w:sz w:val="16"/>
                <w:szCs w:val="16"/>
              </w:rPr>
              <w:t>Kritika</w:t>
            </w:r>
          </w:p>
        </w:tc>
      </w:tr>
      <w:tr w:rsidR="001B0DA5" w14:paraId="20F82635" w14:textId="77777777">
        <w:trPr>
          <w:cantSplit/>
        </w:trPr>
        <w:tc>
          <w:tcPr>
            <w:tcW w:w="2500" w:type="dxa"/>
            <w:shd w:val="clear" w:color="auto" w:fill="F2F5F4"/>
            <w:tcMar>
              <w:top w:w="50" w:type="dxa"/>
              <w:left w:w="80" w:type="dxa"/>
              <w:bottom w:w="50" w:type="dxa"/>
              <w:right w:w="80" w:type="dxa"/>
            </w:tcMar>
          </w:tcPr>
          <w:p w14:paraId="377254A8" w14:textId="77777777" w:rsidR="001B0DA5" w:rsidRDefault="00000000">
            <w:pPr>
              <w:spacing w:after="0" w:line="240" w:lineRule="auto"/>
            </w:pPr>
            <w:r>
              <w:rPr>
                <w:sz w:val="16"/>
                <w:szCs w:val="16"/>
              </w:rPr>
              <w:t>Orphaned accounts in in-scope apps</w:t>
            </w:r>
          </w:p>
        </w:tc>
        <w:tc>
          <w:tcPr>
            <w:tcW w:w="2000" w:type="dxa"/>
            <w:shd w:val="clear" w:color="auto" w:fill="F2F5F4"/>
            <w:tcMar>
              <w:top w:w="50" w:type="dxa"/>
              <w:left w:w="80" w:type="dxa"/>
              <w:bottom w:w="50" w:type="dxa"/>
              <w:right w:w="80" w:type="dxa"/>
            </w:tcMar>
          </w:tcPr>
          <w:p w14:paraId="3826809B" w14:textId="77777777" w:rsidR="001B0DA5" w:rsidRDefault="00000000">
            <w:pPr>
              <w:spacing w:after="0" w:line="240" w:lineRule="auto"/>
            </w:pPr>
            <w:r>
              <w:rPr>
                <w:sz w:val="16"/>
                <w:szCs w:val="16"/>
              </w:rPr>
              <w:t>0</w:t>
            </w:r>
          </w:p>
        </w:tc>
        <w:tc>
          <w:tcPr>
            <w:tcW w:w="2338" w:type="dxa"/>
            <w:shd w:val="clear" w:color="auto" w:fill="F2F5F4"/>
            <w:tcMar>
              <w:top w:w="50" w:type="dxa"/>
              <w:left w:w="80" w:type="dxa"/>
              <w:bottom w:w="50" w:type="dxa"/>
              <w:right w:w="80" w:type="dxa"/>
            </w:tcMar>
          </w:tcPr>
          <w:p w14:paraId="38209067" w14:textId="77777777" w:rsidR="001B0DA5" w:rsidRDefault="00000000">
            <w:pPr>
              <w:spacing w:after="0" w:line="240" w:lineRule="auto"/>
            </w:pPr>
            <w:r>
              <w:rPr>
                <w:sz w:val="16"/>
                <w:szCs w:val="16"/>
              </w:rPr>
              <w:t>Account reconciliation</w:t>
            </w:r>
          </w:p>
        </w:tc>
        <w:tc>
          <w:tcPr>
            <w:tcW w:w="1600" w:type="dxa"/>
            <w:shd w:val="clear" w:color="auto" w:fill="F2F5F4"/>
            <w:tcMar>
              <w:top w:w="50" w:type="dxa"/>
              <w:left w:w="80" w:type="dxa"/>
              <w:bottom w:w="50" w:type="dxa"/>
              <w:right w:w="80" w:type="dxa"/>
            </w:tcMar>
          </w:tcPr>
          <w:p w14:paraId="54508DF1" w14:textId="77777777" w:rsidR="001B0DA5" w:rsidRDefault="00000000">
            <w:pPr>
              <w:spacing w:after="0" w:line="240" w:lineRule="auto"/>
            </w:pPr>
            <w:r>
              <w:rPr>
                <w:sz w:val="16"/>
                <w:szCs w:val="16"/>
              </w:rPr>
              <w:t xml:space="preserve">End of </w:t>
            </w:r>
            <w:proofErr w:type="spellStart"/>
            <w:r>
              <w:rPr>
                <w:sz w:val="16"/>
                <w:szCs w:val="16"/>
              </w:rPr>
              <w:t>hypercare</w:t>
            </w:r>
            <w:proofErr w:type="spellEnd"/>
            <w:r>
              <w:rPr>
                <w:sz w:val="16"/>
                <w:szCs w:val="16"/>
              </w:rPr>
              <w:t>; then quarterly</w:t>
            </w:r>
          </w:p>
        </w:tc>
        <w:tc>
          <w:tcPr>
            <w:tcW w:w="1200" w:type="dxa"/>
            <w:shd w:val="clear" w:color="auto" w:fill="F2F5F4"/>
            <w:tcMar>
              <w:top w:w="50" w:type="dxa"/>
              <w:left w:w="80" w:type="dxa"/>
              <w:bottom w:w="50" w:type="dxa"/>
              <w:right w:w="80" w:type="dxa"/>
            </w:tcMar>
          </w:tcPr>
          <w:p w14:paraId="31623E2E" w14:textId="77777777" w:rsidR="001B0DA5" w:rsidRDefault="00000000">
            <w:pPr>
              <w:spacing w:after="0" w:line="240" w:lineRule="auto"/>
            </w:pPr>
            <w:r>
              <w:rPr>
                <w:sz w:val="16"/>
                <w:szCs w:val="16"/>
              </w:rPr>
              <w:t>IAM Architect</w:t>
            </w:r>
          </w:p>
        </w:tc>
      </w:tr>
      <w:tr w:rsidR="001B0DA5" w14:paraId="4B77B55A" w14:textId="77777777">
        <w:trPr>
          <w:cantSplit/>
        </w:trPr>
        <w:tc>
          <w:tcPr>
            <w:tcW w:w="2500" w:type="dxa"/>
            <w:shd w:val="clear" w:color="auto" w:fill="FFFFFF"/>
            <w:tcMar>
              <w:top w:w="50" w:type="dxa"/>
              <w:left w:w="80" w:type="dxa"/>
              <w:bottom w:w="50" w:type="dxa"/>
              <w:right w:w="80" w:type="dxa"/>
            </w:tcMar>
          </w:tcPr>
          <w:p w14:paraId="6ADE7B45" w14:textId="77777777" w:rsidR="001B0DA5" w:rsidRDefault="00000000">
            <w:pPr>
              <w:spacing w:after="0" w:line="240" w:lineRule="auto"/>
            </w:pPr>
            <w:r>
              <w:rPr>
                <w:sz w:val="16"/>
                <w:szCs w:val="16"/>
              </w:rPr>
              <w:t>Privileged accounts</w:t>
            </w:r>
          </w:p>
        </w:tc>
        <w:tc>
          <w:tcPr>
            <w:tcW w:w="2000" w:type="dxa"/>
            <w:shd w:val="clear" w:color="auto" w:fill="FFFFFF"/>
            <w:tcMar>
              <w:top w:w="50" w:type="dxa"/>
              <w:left w:w="80" w:type="dxa"/>
              <w:bottom w:w="50" w:type="dxa"/>
              <w:right w:w="80" w:type="dxa"/>
            </w:tcMar>
          </w:tcPr>
          <w:p w14:paraId="742BF2DC" w14:textId="77777777" w:rsidR="001B0DA5" w:rsidRDefault="00000000">
            <w:pPr>
              <w:spacing w:after="0" w:line="240" w:lineRule="auto"/>
            </w:pPr>
            <w:r>
              <w:rPr>
                <w:sz w:val="16"/>
                <w:szCs w:val="16"/>
              </w:rPr>
              <w:t xml:space="preserve">≤ 12, all with </w:t>
            </w:r>
            <w:proofErr w:type="spellStart"/>
            <w:r>
              <w:rPr>
                <w:sz w:val="16"/>
                <w:szCs w:val="16"/>
              </w:rPr>
              <w:t>FIDO2</w:t>
            </w:r>
            <w:proofErr w:type="spellEnd"/>
            <w:r>
              <w:rPr>
                <w:sz w:val="16"/>
                <w:szCs w:val="16"/>
              </w:rPr>
              <w:t xml:space="preserve"> keys</w:t>
            </w:r>
          </w:p>
        </w:tc>
        <w:tc>
          <w:tcPr>
            <w:tcW w:w="2338" w:type="dxa"/>
            <w:shd w:val="clear" w:color="auto" w:fill="FFFFFF"/>
            <w:tcMar>
              <w:top w:w="50" w:type="dxa"/>
              <w:left w:w="80" w:type="dxa"/>
              <w:bottom w:w="50" w:type="dxa"/>
              <w:right w:w="80" w:type="dxa"/>
            </w:tcMar>
          </w:tcPr>
          <w:p w14:paraId="5510D83C" w14:textId="77777777" w:rsidR="001B0DA5" w:rsidRDefault="00000000">
            <w:pPr>
              <w:spacing w:after="0" w:line="240" w:lineRule="auto"/>
            </w:pPr>
            <w:r>
              <w:rPr>
                <w:sz w:val="16"/>
                <w:szCs w:val="16"/>
              </w:rPr>
              <w:t>PAM report</w:t>
            </w:r>
          </w:p>
        </w:tc>
        <w:tc>
          <w:tcPr>
            <w:tcW w:w="1600" w:type="dxa"/>
            <w:shd w:val="clear" w:color="auto" w:fill="FFFFFF"/>
            <w:tcMar>
              <w:top w:w="50" w:type="dxa"/>
              <w:left w:w="80" w:type="dxa"/>
              <w:bottom w:w="50" w:type="dxa"/>
              <w:right w:w="80" w:type="dxa"/>
            </w:tcMar>
          </w:tcPr>
          <w:p w14:paraId="02444872" w14:textId="77777777" w:rsidR="001B0DA5" w:rsidRDefault="00000000">
            <w:pPr>
              <w:spacing w:after="0" w:line="240" w:lineRule="auto"/>
            </w:pPr>
            <w:r>
              <w:rPr>
                <w:sz w:val="16"/>
                <w:szCs w:val="16"/>
              </w:rPr>
              <w:t>Go-live; then quarterly</w:t>
            </w:r>
          </w:p>
        </w:tc>
        <w:tc>
          <w:tcPr>
            <w:tcW w:w="1200" w:type="dxa"/>
            <w:shd w:val="clear" w:color="auto" w:fill="FFFFFF"/>
            <w:tcMar>
              <w:top w:w="50" w:type="dxa"/>
              <w:left w:w="80" w:type="dxa"/>
              <w:bottom w:w="50" w:type="dxa"/>
              <w:right w:w="80" w:type="dxa"/>
            </w:tcMar>
          </w:tcPr>
          <w:p w14:paraId="109BFE4E" w14:textId="77777777" w:rsidR="001B0DA5" w:rsidRDefault="00000000">
            <w:pPr>
              <w:spacing w:after="0" w:line="240" w:lineRule="auto"/>
            </w:pPr>
            <w:r>
              <w:rPr>
                <w:sz w:val="16"/>
                <w:szCs w:val="16"/>
              </w:rPr>
              <w:t>IAM Architect</w:t>
            </w:r>
          </w:p>
        </w:tc>
      </w:tr>
      <w:tr w:rsidR="001B0DA5" w14:paraId="1AA971B3" w14:textId="77777777">
        <w:trPr>
          <w:cantSplit/>
        </w:trPr>
        <w:tc>
          <w:tcPr>
            <w:tcW w:w="2500" w:type="dxa"/>
            <w:shd w:val="clear" w:color="auto" w:fill="F2F5F4"/>
            <w:tcMar>
              <w:top w:w="50" w:type="dxa"/>
              <w:left w:w="80" w:type="dxa"/>
              <w:bottom w:w="50" w:type="dxa"/>
              <w:right w:w="80" w:type="dxa"/>
            </w:tcMar>
          </w:tcPr>
          <w:p w14:paraId="4A752552" w14:textId="77777777" w:rsidR="001B0DA5" w:rsidRDefault="00000000">
            <w:pPr>
              <w:spacing w:after="0" w:line="240" w:lineRule="auto"/>
            </w:pPr>
            <w:r>
              <w:rPr>
                <w:sz w:val="16"/>
                <w:szCs w:val="16"/>
              </w:rPr>
              <w:t>Deliverables peer-reviewed before merge</w:t>
            </w:r>
          </w:p>
        </w:tc>
        <w:tc>
          <w:tcPr>
            <w:tcW w:w="2000" w:type="dxa"/>
            <w:shd w:val="clear" w:color="auto" w:fill="F2F5F4"/>
            <w:tcMar>
              <w:top w:w="50" w:type="dxa"/>
              <w:left w:w="80" w:type="dxa"/>
              <w:bottom w:w="50" w:type="dxa"/>
              <w:right w:w="80" w:type="dxa"/>
            </w:tcMar>
          </w:tcPr>
          <w:p w14:paraId="0B259CA6" w14:textId="77777777" w:rsidR="001B0DA5" w:rsidRDefault="00000000">
            <w:pPr>
              <w:spacing w:after="0" w:line="240" w:lineRule="auto"/>
            </w:pPr>
            <w:r>
              <w:rPr>
                <w:sz w:val="16"/>
                <w:szCs w:val="16"/>
              </w:rPr>
              <w:t>100%</w:t>
            </w:r>
          </w:p>
        </w:tc>
        <w:tc>
          <w:tcPr>
            <w:tcW w:w="2338" w:type="dxa"/>
            <w:shd w:val="clear" w:color="auto" w:fill="F2F5F4"/>
            <w:tcMar>
              <w:top w:w="50" w:type="dxa"/>
              <w:left w:w="80" w:type="dxa"/>
              <w:bottom w:w="50" w:type="dxa"/>
              <w:right w:w="80" w:type="dxa"/>
            </w:tcMar>
          </w:tcPr>
          <w:p w14:paraId="3CF74853" w14:textId="77777777" w:rsidR="001B0DA5" w:rsidRDefault="00000000">
            <w:pPr>
              <w:spacing w:after="0" w:line="240" w:lineRule="auto"/>
            </w:pPr>
            <w:r>
              <w:rPr>
                <w:sz w:val="16"/>
                <w:szCs w:val="16"/>
              </w:rPr>
              <w:t>GitHub pull request history</w:t>
            </w:r>
          </w:p>
        </w:tc>
        <w:tc>
          <w:tcPr>
            <w:tcW w:w="1600" w:type="dxa"/>
            <w:shd w:val="clear" w:color="auto" w:fill="F2F5F4"/>
            <w:tcMar>
              <w:top w:w="50" w:type="dxa"/>
              <w:left w:w="80" w:type="dxa"/>
              <w:bottom w:w="50" w:type="dxa"/>
              <w:right w:w="80" w:type="dxa"/>
            </w:tcMar>
          </w:tcPr>
          <w:p w14:paraId="759E5E95" w14:textId="77777777" w:rsidR="001B0DA5" w:rsidRDefault="00000000">
            <w:pPr>
              <w:spacing w:after="0" w:line="240" w:lineRule="auto"/>
            </w:pPr>
            <w:r>
              <w:rPr>
                <w:sz w:val="16"/>
                <w:szCs w:val="16"/>
              </w:rPr>
              <w:t>Each gate</w:t>
            </w:r>
          </w:p>
        </w:tc>
        <w:tc>
          <w:tcPr>
            <w:tcW w:w="1200" w:type="dxa"/>
            <w:shd w:val="clear" w:color="auto" w:fill="F2F5F4"/>
            <w:tcMar>
              <w:top w:w="50" w:type="dxa"/>
              <w:left w:w="80" w:type="dxa"/>
              <w:bottom w:w="50" w:type="dxa"/>
              <w:right w:w="80" w:type="dxa"/>
            </w:tcMar>
          </w:tcPr>
          <w:p w14:paraId="579F7071" w14:textId="77777777" w:rsidR="001B0DA5" w:rsidRDefault="00000000">
            <w:pPr>
              <w:spacing w:after="0" w:line="240" w:lineRule="auto"/>
            </w:pPr>
            <w:proofErr w:type="spellStart"/>
            <w:r>
              <w:rPr>
                <w:sz w:val="16"/>
                <w:szCs w:val="16"/>
              </w:rPr>
              <w:t>Mahir</w:t>
            </w:r>
            <w:proofErr w:type="spellEnd"/>
          </w:p>
        </w:tc>
      </w:tr>
      <w:tr w:rsidR="001B0DA5" w14:paraId="529157E3" w14:textId="77777777">
        <w:trPr>
          <w:cantSplit/>
        </w:trPr>
        <w:tc>
          <w:tcPr>
            <w:tcW w:w="2500" w:type="dxa"/>
            <w:shd w:val="clear" w:color="auto" w:fill="FFFFFF"/>
            <w:tcMar>
              <w:top w:w="50" w:type="dxa"/>
              <w:left w:w="80" w:type="dxa"/>
              <w:bottom w:w="50" w:type="dxa"/>
              <w:right w:w="80" w:type="dxa"/>
            </w:tcMar>
          </w:tcPr>
          <w:p w14:paraId="717BA0EA" w14:textId="77777777" w:rsidR="001B0DA5" w:rsidRDefault="00000000">
            <w:pPr>
              <w:spacing w:after="0" w:line="240" w:lineRule="auto"/>
            </w:pPr>
            <w:r>
              <w:rPr>
                <w:sz w:val="16"/>
                <w:szCs w:val="16"/>
              </w:rPr>
              <w:t>Password-reset tickets</w:t>
            </w:r>
          </w:p>
        </w:tc>
        <w:tc>
          <w:tcPr>
            <w:tcW w:w="2000" w:type="dxa"/>
            <w:shd w:val="clear" w:color="auto" w:fill="FFFFFF"/>
            <w:tcMar>
              <w:top w:w="50" w:type="dxa"/>
              <w:left w:w="80" w:type="dxa"/>
              <w:bottom w:w="50" w:type="dxa"/>
              <w:right w:w="80" w:type="dxa"/>
            </w:tcMar>
          </w:tcPr>
          <w:p w14:paraId="2ED91663" w14:textId="77777777" w:rsidR="001B0DA5" w:rsidRDefault="00000000">
            <w:pPr>
              <w:spacing w:after="0" w:line="240" w:lineRule="auto"/>
            </w:pPr>
            <w:r>
              <w:rPr>
                <w:sz w:val="16"/>
                <w:szCs w:val="16"/>
              </w:rPr>
              <w:t xml:space="preserve">50% fewer than </w:t>
            </w:r>
            <w:proofErr w:type="spellStart"/>
            <w:r>
              <w:rPr>
                <w:sz w:val="16"/>
                <w:szCs w:val="16"/>
              </w:rPr>
              <w:t>Q1</w:t>
            </w:r>
            <w:proofErr w:type="spellEnd"/>
            <w:r>
              <w:rPr>
                <w:sz w:val="16"/>
                <w:szCs w:val="16"/>
              </w:rPr>
              <w:t xml:space="preserve"> 2027</w:t>
            </w:r>
          </w:p>
        </w:tc>
        <w:tc>
          <w:tcPr>
            <w:tcW w:w="2338" w:type="dxa"/>
            <w:shd w:val="clear" w:color="auto" w:fill="FFFFFF"/>
            <w:tcMar>
              <w:top w:w="50" w:type="dxa"/>
              <w:left w:w="80" w:type="dxa"/>
              <w:bottom w:w="50" w:type="dxa"/>
              <w:right w:w="80" w:type="dxa"/>
            </w:tcMar>
          </w:tcPr>
          <w:p w14:paraId="593CA4A9" w14:textId="77777777" w:rsidR="001B0DA5" w:rsidRDefault="00000000">
            <w:pPr>
              <w:spacing w:after="0" w:line="240" w:lineRule="auto"/>
            </w:pPr>
            <w:r>
              <w:rPr>
                <w:sz w:val="16"/>
                <w:szCs w:val="16"/>
              </w:rPr>
              <w:t>Service desk reports</w:t>
            </w:r>
          </w:p>
        </w:tc>
        <w:tc>
          <w:tcPr>
            <w:tcW w:w="1600" w:type="dxa"/>
            <w:shd w:val="clear" w:color="auto" w:fill="FFFFFF"/>
            <w:tcMar>
              <w:top w:w="50" w:type="dxa"/>
              <w:left w:w="80" w:type="dxa"/>
              <w:bottom w:w="50" w:type="dxa"/>
              <w:right w:w="80" w:type="dxa"/>
            </w:tcMar>
          </w:tcPr>
          <w:p w14:paraId="0685D94A" w14:textId="77777777" w:rsidR="001B0DA5" w:rsidRDefault="00000000">
            <w:pPr>
              <w:spacing w:after="0" w:line="240" w:lineRule="auto"/>
            </w:pPr>
            <w:r>
              <w:rPr>
                <w:sz w:val="16"/>
                <w:szCs w:val="16"/>
              </w:rPr>
              <w:t>3 months after go-live</w:t>
            </w:r>
          </w:p>
        </w:tc>
        <w:tc>
          <w:tcPr>
            <w:tcW w:w="1200" w:type="dxa"/>
            <w:shd w:val="clear" w:color="auto" w:fill="FFFFFF"/>
            <w:tcMar>
              <w:top w:w="50" w:type="dxa"/>
              <w:left w:w="80" w:type="dxa"/>
              <w:bottom w:w="50" w:type="dxa"/>
              <w:right w:w="80" w:type="dxa"/>
            </w:tcMar>
          </w:tcPr>
          <w:p w14:paraId="57EDA2F4" w14:textId="77777777" w:rsidR="001B0DA5" w:rsidRDefault="00000000">
            <w:pPr>
              <w:spacing w:after="0" w:line="240" w:lineRule="auto"/>
            </w:pPr>
            <w:r>
              <w:rPr>
                <w:sz w:val="16"/>
                <w:szCs w:val="16"/>
              </w:rPr>
              <w:t>IT Ops</w:t>
            </w:r>
          </w:p>
        </w:tc>
      </w:tr>
      <w:tr w:rsidR="001B0DA5" w14:paraId="4FD55A06" w14:textId="77777777">
        <w:trPr>
          <w:cantSplit/>
        </w:trPr>
        <w:tc>
          <w:tcPr>
            <w:tcW w:w="2500" w:type="dxa"/>
            <w:shd w:val="clear" w:color="auto" w:fill="F2F5F4"/>
            <w:tcMar>
              <w:top w:w="50" w:type="dxa"/>
              <w:left w:w="80" w:type="dxa"/>
              <w:bottom w:w="50" w:type="dxa"/>
              <w:right w:w="80" w:type="dxa"/>
            </w:tcMar>
          </w:tcPr>
          <w:p w14:paraId="2CE572DD" w14:textId="77777777" w:rsidR="001B0DA5" w:rsidRDefault="00000000">
            <w:pPr>
              <w:spacing w:after="0" w:line="240" w:lineRule="auto"/>
            </w:pPr>
            <w:r>
              <w:rPr>
                <w:sz w:val="16"/>
                <w:szCs w:val="16"/>
              </w:rPr>
              <w:t>Staff satisfaction with sign-in</w:t>
            </w:r>
          </w:p>
        </w:tc>
        <w:tc>
          <w:tcPr>
            <w:tcW w:w="2000" w:type="dxa"/>
            <w:shd w:val="clear" w:color="auto" w:fill="F2F5F4"/>
            <w:tcMar>
              <w:top w:w="50" w:type="dxa"/>
              <w:left w:w="80" w:type="dxa"/>
              <w:bottom w:w="50" w:type="dxa"/>
              <w:right w:w="80" w:type="dxa"/>
            </w:tcMar>
          </w:tcPr>
          <w:p w14:paraId="79744220" w14:textId="77777777" w:rsidR="001B0DA5" w:rsidRDefault="00000000">
            <w:pPr>
              <w:spacing w:after="0" w:line="240" w:lineRule="auto"/>
            </w:pPr>
            <w:r>
              <w:rPr>
                <w:sz w:val="16"/>
                <w:szCs w:val="16"/>
              </w:rPr>
              <w:t>≥ 4 out of 5</w:t>
            </w:r>
          </w:p>
        </w:tc>
        <w:tc>
          <w:tcPr>
            <w:tcW w:w="2338" w:type="dxa"/>
            <w:shd w:val="clear" w:color="auto" w:fill="F2F5F4"/>
            <w:tcMar>
              <w:top w:w="50" w:type="dxa"/>
              <w:left w:w="80" w:type="dxa"/>
              <w:bottom w:w="50" w:type="dxa"/>
              <w:right w:w="80" w:type="dxa"/>
            </w:tcMar>
          </w:tcPr>
          <w:p w14:paraId="7C19CE84" w14:textId="77777777" w:rsidR="001B0DA5" w:rsidRDefault="00000000">
            <w:pPr>
              <w:spacing w:after="0" w:line="240" w:lineRule="auto"/>
            </w:pPr>
            <w:r>
              <w:rPr>
                <w:sz w:val="16"/>
                <w:szCs w:val="16"/>
              </w:rPr>
              <w:t>Pulse survey</w:t>
            </w:r>
          </w:p>
        </w:tc>
        <w:tc>
          <w:tcPr>
            <w:tcW w:w="1600" w:type="dxa"/>
            <w:shd w:val="clear" w:color="auto" w:fill="F2F5F4"/>
            <w:tcMar>
              <w:top w:w="50" w:type="dxa"/>
              <w:left w:w="80" w:type="dxa"/>
              <w:bottom w:w="50" w:type="dxa"/>
              <w:right w:w="80" w:type="dxa"/>
            </w:tcMar>
          </w:tcPr>
          <w:p w14:paraId="051498C4" w14:textId="77777777" w:rsidR="001B0DA5" w:rsidRDefault="00000000">
            <w:pPr>
              <w:spacing w:after="0" w:line="240" w:lineRule="auto"/>
            </w:pPr>
            <w:r>
              <w:rPr>
                <w:sz w:val="16"/>
                <w:szCs w:val="16"/>
              </w:rPr>
              <w:t>4 weeks after each site goes live</w:t>
            </w:r>
          </w:p>
        </w:tc>
        <w:tc>
          <w:tcPr>
            <w:tcW w:w="1200" w:type="dxa"/>
            <w:shd w:val="clear" w:color="auto" w:fill="F2F5F4"/>
            <w:tcMar>
              <w:top w:w="50" w:type="dxa"/>
              <w:left w:w="80" w:type="dxa"/>
              <w:bottom w:w="50" w:type="dxa"/>
              <w:right w:w="80" w:type="dxa"/>
            </w:tcMar>
          </w:tcPr>
          <w:p w14:paraId="02353F98" w14:textId="77777777" w:rsidR="001B0DA5" w:rsidRDefault="00000000">
            <w:pPr>
              <w:spacing w:after="0" w:line="240" w:lineRule="auto"/>
            </w:pPr>
            <w:r>
              <w:rPr>
                <w:sz w:val="16"/>
                <w:szCs w:val="16"/>
              </w:rPr>
              <w:t>Kritika</w:t>
            </w:r>
          </w:p>
        </w:tc>
      </w:tr>
    </w:tbl>
    <w:p w14:paraId="46EB6DAD" w14:textId="77777777" w:rsidR="001B0DA5" w:rsidRDefault="00000000">
      <w:pPr>
        <w:pStyle w:val="Heading1"/>
      </w:pPr>
      <w:r>
        <w:lastRenderedPageBreak/>
        <w:t>References</w:t>
      </w:r>
    </w:p>
    <w:p w14:paraId="50DB59FE" w14:textId="77777777" w:rsidR="001B0DA5" w:rsidRDefault="00000000">
      <w:pPr>
        <w:keepNext/>
      </w:pPr>
      <w:r>
        <w:rPr>
          <w:i/>
          <w:iCs/>
          <w:color w:val="5D666B"/>
          <w:sz w:val="18"/>
          <w:szCs w:val="18"/>
        </w:rPr>
        <w:t>Section owner: Fardin Rahman Tanvir</w:t>
      </w:r>
    </w:p>
    <w:p w14:paraId="64522327" w14:textId="2AD93817" w:rsidR="00314DA3" w:rsidRDefault="00000000" w:rsidP="00314DA3">
      <w:pPr>
        <w:tabs>
          <w:tab w:val="left" w:pos="567"/>
        </w:tabs>
        <w:spacing w:after="100"/>
        <w:ind w:left="567" w:hanging="567"/>
      </w:pPr>
      <w:r>
        <w:t>[1]</w:t>
      </w:r>
      <w:r>
        <w:tab/>
        <w:t xml:space="preserve">Verizon Business, “2026 Data Breach Investigations Report: Executive summary,” Verizon, Rep. </w:t>
      </w:r>
      <w:proofErr w:type="spellStart"/>
      <w:r>
        <w:t>OGES2110526</w:t>
      </w:r>
      <w:proofErr w:type="spellEnd"/>
      <w:r>
        <w:t xml:space="preserve">, May 2026. Accessed: Oct. 24, 2026. [Online]. Available: </w:t>
      </w:r>
      <w:ins w:id="15" w:author="dhrubo biswas" w:date="2026-10-24T15:05:00Z">
        <w:r w:rsidR="00314DA3">
          <w:fldChar w:fldCharType="begin"/>
        </w:r>
        <w:r w:rsidR="00314DA3">
          <w:instrText>HYPERLINK "</w:instrText>
        </w:r>
      </w:ins>
      <w:r w:rsidR="00314DA3">
        <w:instrText>https://www.verizon.com/business/resources/executivebriefs/2026-dbir-executive-summary.pdf</w:instrText>
      </w:r>
      <w:ins w:id="16" w:author="dhrubo biswas" w:date="2026-10-24T15:05:00Z">
        <w:r w:rsidR="00314DA3">
          <w:instrText>"</w:instrText>
        </w:r>
        <w:r w:rsidR="00314DA3">
          <w:fldChar w:fldCharType="separate"/>
        </w:r>
      </w:ins>
      <w:r w:rsidR="00314DA3" w:rsidRPr="00A40DCD">
        <w:rPr>
          <w:rStyle w:val="Hyperlink"/>
        </w:rPr>
        <w:t>https://www.verizon.com/business/resources/executivebriefs/2026-dbir-executive-summary.pdf</w:t>
      </w:r>
      <w:ins w:id="17" w:author="dhrubo biswas" w:date="2026-10-24T15:05:00Z">
        <w:r w:rsidR="00314DA3">
          <w:fldChar w:fldCharType="end"/>
        </w:r>
      </w:ins>
    </w:p>
    <w:p w14:paraId="6D30A4BF" w14:textId="6BCD1EE1" w:rsidR="00314DA3" w:rsidRDefault="00000000" w:rsidP="00314DA3">
      <w:pPr>
        <w:tabs>
          <w:tab w:val="left" w:pos="567"/>
        </w:tabs>
        <w:spacing w:after="100"/>
        <w:ind w:left="567" w:hanging="567"/>
      </w:pPr>
      <w:r>
        <w:t>[2]</w:t>
      </w:r>
      <w:r>
        <w:tab/>
        <w:t xml:space="preserve">Office of the Australian Information Commissioner, “Data breach notifications increase to all-time high in 2025, new NDB stats show,” Media release, Jul. 6, 2026. Accessed: Oct. 24, 2026. [Online]. Available: </w:t>
      </w:r>
      <w:ins w:id="18" w:author="dhrubo biswas" w:date="2026-10-24T15:05:00Z">
        <w:r w:rsidR="00314DA3">
          <w:fldChar w:fldCharType="begin"/>
        </w:r>
        <w:r w:rsidR="00314DA3">
          <w:instrText>HYPERLINK "</w:instrText>
        </w:r>
      </w:ins>
      <w:r w:rsidR="00314DA3">
        <w:instrText>https://www.oaic.gov.au/news/media-centre/data-breach-notifications-increase-to-all-time-high-in-2025,-new-ndb-stats-show</w:instrText>
      </w:r>
      <w:ins w:id="19" w:author="dhrubo biswas" w:date="2026-10-24T15:05:00Z">
        <w:r w:rsidR="00314DA3">
          <w:instrText>"</w:instrText>
        </w:r>
        <w:r w:rsidR="00314DA3">
          <w:fldChar w:fldCharType="separate"/>
        </w:r>
      </w:ins>
      <w:r w:rsidR="00314DA3" w:rsidRPr="00A40DCD">
        <w:rPr>
          <w:rStyle w:val="Hyperlink"/>
        </w:rPr>
        <w:t>https://www.oaic.gov.au/news/media-centre/data-breach-notifications-increase-to-all-time-high-in-2025,-new-ndb-stats-show</w:t>
      </w:r>
      <w:ins w:id="20" w:author="dhrubo biswas" w:date="2026-10-24T15:05:00Z">
        <w:r w:rsidR="00314DA3">
          <w:fldChar w:fldCharType="end"/>
        </w:r>
      </w:ins>
    </w:p>
    <w:p w14:paraId="2E701FCA" w14:textId="070BE1E0" w:rsidR="00314DA3" w:rsidRDefault="00000000" w:rsidP="00314DA3">
      <w:pPr>
        <w:tabs>
          <w:tab w:val="left" w:pos="567"/>
        </w:tabs>
        <w:spacing w:after="100"/>
        <w:ind w:left="567" w:hanging="567"/>
      </w:pPr>
      <w:r>
        <w:t>[3]</w:t>
      </w:r>
      <w:r>
        <w:tab/>
        <w:t xml:space="preserve">Office of the Australian Information Commissioner, “Notifiable Data Breaches Report: July to December 2024,” May 13, 2025. Accessed: Oct. 24, 2026. [Online]. Available: </w:t>
      </w:r>
      <w:ins w:id="21" w:author="dhrubo biswas" w:date="2026-10-24T15:05:00Z">
        <w:r w:rsidR="00314DA3">
          <w:fldChar w:fldCharType="begin"/>
        </w:r>
        <w:r w:rsidR="00314DA3">
          <w:instrText>HYPERLINK "</w:instrText>
        </w:r>
      </w:ins>
      <w:r w:rsidR="00314DA3">
        <w:instrText>https://www.oaic.gov.au/privacy/notifiable-data-breaches/notifiable-data-breaches-publications/notifiable-data-breaches-report-july-to-december-2024</w:instrText>
      </w:r>
      <w:ins w:id="22" w:author="dhrubo biswas" w:date="2026-10-24T15:05:00Z">
        <w:r w:rsidR="00314DA3">
          <w:instrText>"</w:instrText>
        </w:r>
        <w:r w:rsidR="00314DA3">
          <w:fldChar w:fldCharType="separate"/>
        </w:r>
      </w:ins>
      <w:r w:rsidR="00314DA3" w:rsidRPr="00A40DCD">
        <w:rPr>
          <w:rStyle w:val="Hyperlink"/>
        </w:rPr>
        <w:t>https://www.oaic.gov.au/privacy/notifiable-data-breaches/notifiable-data-breaches-publications/notifiable-data-breaches-report-july-to-december-2024</w:t>
      </w:r>
      <w:ins w:id="23" w:author="dhrubo biswas" w:date="2026-10-24T15:05:00Z">
        <w:r w:rsidR="00314DA3">
          <w:fldChar w:fldCharType="end"/>
        </w:r>
      </w:ins>
    </w:p>
    <w:p w14:paraId="2E7E0D53" w14:textId="247DBA39" w:rsidR="00314DA3" w:rsidRDefault="00000000" w:rsidP="00314DA3">
      <w:pPr>
        <w:tabs>
          <w:tab w:val="left" w:pos="567"/>
        </w:tabs>
        <w:spacing w:after="100"/>
        <w:ind w:left="567" w:hanging="567"/>
      </w:pPr>
      <w:r>
        <w:t>[4]</w:t>
      </w:r>
      <w:r>
        <w:tab/>
        <w:t xml:space="preserve">L. A. Meyer, S. Romero, G. </w:t>
      </w:r>
      <w:proofErr w:type="spellStart"/>
      <w:r>
        <w:t>Bertoli</w:t>
      </w:r>
      <w:proofErr w:type="spellEnd"/>
      <w:r>
        <w:t xml:space="preserve">, T. Burt, A. Weinert, and J. </w:t>
      </w:r>
      <w:proofErr w:type="spellStart"/>
      <w:r>
        <w:t>Lavista</w:t>
      </w:r>
      <w:proofErr w:type="spellEnd"/>
      <w:r>
        <w:t xml:space="preserve"> </w:t>
      </w:r>
      <w:proofErr w:type="spellStart"/>
      <w:r>
        <w:t>Ferres</w:t>
      </w:r>
      <w:proofErr w:type="spellEnd"/>
      <w:r>
        <w:t xml:space="preserve">, “How effective is multifactor authentication at deterring cyberattacks?,” </w:t>
      </w:r>
      <w:proofErr w:type="spellStart"/>
      <w:r>
        <w:t>arXiv:2305.00945</w:t>
      </w:r>
      <w:proofErr w:type="spellEnd"/>
      <w:r>
        <w:t xml:space="preserve">, May 2023, </w:t>
      </w:r>
      <w:proofErr w:type="spellStart"/>
      <w:r>
        <w:t>doi</w:t>
      </w:r>
      <w:proofErr w:type="spellEnd"/>
      <w:r>
        <w:t>: 10.48550/</w:t>
      </w:r>
      <w:proofErr w:type="spellStart"/>
      <w:r>
        <w:t>arXiv.2305.00945</w:t>
      </w:r>
      <w:proofErr w:type="spellEnd"/>
      <w:r>
        <w:t>.</w:t>
      </w:r>
    </w:p>
    <w:p w14:paraId="078583FF" w14:textId="533155AC" w:rsidR="00314DA3" w:rsidRDefault="00000000" w:rsidP="00314DA3">
      <w:pPr>
        <w:tabs>
          <w:tab w:val="left" w:pos="567"/>
        </w:tabs>
        <w:spacing w:after="100"/>
        <w:ind w:left="567" w:hanging="567"/>
      </w:pPr>
      <w:r>
        <w:t>[5]</w:t>
      </w:r>
      <w:r>
        <w:tab/>
        <w:t xml:space="preserve">Cybersecurity and Infrastructure Security Agency, “Implementing phishing-resistant MFA,” Fact sheet, Oct. 2022. Accessed: Oct. 24, 2026. [Online]. Available: </w:t>
      </w:r>
      <w:ins w:id="24" w:author="dhrubo biswas" w:date="2026-10-24T15:05:00Z">
        <w:r w:rsidR="00314DA3">
          <w:fldChar w:fldCharType="begin"/>
        </w:r>
        <w:r w:rsidR="00314DA3">
          <w:instrText>HYPERLINK "</w:instrText>
        </w:r>
      </w:ins>
      <w:r w:rsidR="00314DA3">
        <w:instrText>https://www.cisa.gov/sites/default/files/publications/fact-sheet-implementing-phishing-resistant-mfa-508c.pdf</w:instrText>
      </w:r>
      <w:ins w:id="25" w:author="dhrubo biswas" w:date="2026-10-24T15:05:00Z">
        <w:r w:rsidR="00314DA3">
          <w:instrText>"</w:instrText>
        </w:r>
        <w:r w:rsidR="00314DA3">
          <w:fldChar w:fldCharType="separate"/>
        </w:r>
      </w:ins>
      <w:r w:rsidR="00314DA3" w:rsidRPr="00A40DCD">
        <w:rPr>
          <w:rStyle w:val="Hyperlink"/>
        </w:rPr>
        <w:t>https://www.cisa.gov/sites/default/files/publications/fact-sheet-implementing-phishing-resistant-mfa-508c.pdf</w:t>
      </w:r>
      <w:ins w:id="26" w:author="dhrubo biswas" w:date="2026-10-24T15:05:00Z">
        <w:r w:rsidR="00314DA3">
          <w:fldChar w:fldCharType="end"/>
        </w:r>
      </w:ins>
    </w:p>
    <w:p w14:paraId="7D3843AD" w14:textId="2A9A4169" w:rsidR="00314DA3" w:rsidRDefault="00000000" w:rsidP="00314DA3">
      <w:pPr>
        <w:tabs>
          <w:tab w:val="left" w:pos="567"/>
        </w:tabs>
        <w:spacing w:after="100"/>
        <w:ind w:left="567" w:hanging="567"/>
      </w:pPr>
      <w:r>
        <w:t>[6]</w:t>
      </w:r>
      <w:r>
        <w:tab/>
        <w:t xml:space="preserve">D. </w:t>
      </w:r>
      <w:proofErr w:type="spellStart"/>
      <w:r>
        <w:t>Temoshok</w:t>
      </w:r>
      <w:proofErr w:type="spellEnd"/>
      <w:r>
        <w:t xml:space="preserve"> </w:t>
      </w:r>
      <w:r>
        <w:rPr>
          <w:i/>
          <w:iCs/>
        </w:rPr>
        <w:t>et al.</w:t>
      </w:r>
      <w:r>
        <w:t>, “Digital identity guidelines: Authentication and authenticator management,” National Institute of Standards and Technology, Gaithersburg, MD, USA, NIST SP 800-</w:t>
      </w:r>
      <w:proofErr w:type="spellStart"/>
      <w:r>
        <w:t>63B</w:t>
      </w:r>
      <w:proofErr w:type="spellEnd"/>
      <w:r>
        <w:t xml:space="preserve">-4, Jul. 2025, </w:t>
      </w:r>
      <w:proofErr w:type="spellStart"/>
      <w:r>
        <w:t>doi</w:t>
      </w:r>
      <w:proofErr w:type="spellEnd"/>
      <w:r>
        <w:t>: 10.6028/</w:t>
      </w:r>
      <w:proofErr w:type="spellStart"/>
      <w:r>
        <w:t>NIST.SP.800</w:t>
      </w:r>
      <w:proofErr w:type="spellEnd"/>
      <w:r>
        <w:t>-</w:t>
      </w:r>
      <w:proofErr w:type="spellStart"/>
      <w:r>
        <w:t>63b</w:t>
      </w:r>
      <w:proofErr w:type="spellEnd"/>
      <w:r>
        <w:t>-4.</w:t>
      </w:r>
    </w:p>
    <w:p w14:paraId="5C6B56B2" w14:textId="609EC932" w:rsidR="00314DA3" w:rsidRDefault="00000000" w:rsidP="00314DA3">
      <w:pPr>
        <w:tabs>
          <w:tab w:val="left" w:pos="567"/>
        </w:tabs>
        <w:spacing w:after="100"/>
        <w:ind w:left="567" w:hanging="567"/>
      </w:pPr>
      <w:r>
        <w:t>[7]</w:t>
      </w:r>
      <w:r>
        <w:tab/>
        <w:t xml:space="preserve">Australian Signals Directorate, “Essential Eight maturity model,” Australian Cyber Security Centre, Nov. 27, 2023. Accessed: Oct. 24, 2026. [Online]. Available: </w:t>
      </w:r>
      <w:ins w:id="27" w:author="dhrubo biswas" w:date="2026-10-24T15:05:00Z">
        <w:r w:rsidR="00314DA3">
          <w:fldChar w:fldCharType="begin"/>
        </w:r>
        <w:r w:rsidR="00314DA3">
          <w:instrText>HYPERLINK "</w:instrText>
        </w:r>
      </w:ins>
      <w:r w:rsidR="00314DA3">
        <w:instrText>https://www.cyber.gov.au/publication/essential-eight-maturity-model</w:instrText>
      </w:r>
      <w:ins w:id="28" w:author="dhrubo biswas" w:date="2026-10-24T15:05:00Z">
        <w:r w:rsidR="00314DA3">
          <w:instrText>"</w:instrText>
        </w:r>
        <w:r w:rsidR="00314DA3">
          <w:fldChar w:fldCharType="separate"/>
        </w:r>
      </w:ins>
      <w:r w:rsidR="00314DA3" w:rsidRPr="00A40DCD">
        <w:rPr>
          <w:rStyle w:val="Hyperlink"/>
        </w:rPr>
        <w:t>https://www.cyber.gov.au/publication/essential-eight-maturity-model</w:t>
      </w:r>
      <w:ins w:id="29" w:author="dhrubo biswas" w:date="2026-10-24T15:05:00Z">
        <w:r w:rsidR="00314DA3">
          <w:fldChar w:fldCharType="end"/>
        </w:r>
      </w:ins>
    </w:p>
    <w:p w14:paraId="15B4B098" w14:textId="61C66F80" w:rsidR="00314DA3" w:rsidRDefault="00000000" w:rsidP="00314DA3">
      <w:pPr>
        <w:tabs>
          <w:tab w:val="left" w:pos="567"/>
        </w:tabs>
        <w:spacing w:after="100"/>
        <w:ind w:left="567" w:hanging="567"/>
      </w:pPr>
      <w:r>
        <w:t>[8]</w:t>
      </w:r>
      <w:r>
        <w:tab/>
        <w:t xml:space="preserve">W. J. Gordon </w:t>
      </w:r>
      <w:r>
        <w:rPr>
          <w:i/>
          <w:iCs/>
        </w:rPr>
        <w:t>et al.</w:t>
      </w:r>
      <w:r>
        <w:t xml:space="preserve">, “Assessment of employee susceptibility to phishing attacks at US health care institutions,” </w:t>
      </w:r>
      <w:r>
        <w:rPr>
          <w:i/>
          <w:iCs/>
        </w:rPr>
        <w:t xml:space="preserve">JAMA </w:t>
      </w:r>
      <w:proofErr w:type="spellStart"/>
      <w:r>
        <w:rPr>
          <w:i/>
          <w:iCs/>
        </w:rPr>
        <w:t>Netw</w:t>
      </w:r>
      <w:proofErr w:type="spellEnd"/>
      <w:r>
        <w:rPr>
          <w:i/>
          <w:iCs/>
        </w:rPr>
        <w:t>. Open</w:t>
      </w:r>
      <w:r>
        <w:t xml:space="preserve">, vol. 2, no. 3, Mar. 2019, Art. no. </w:t>
      </w:r>
      <w:proofErr w:type="spellStart"/>
      <w:r>
        <w:t>e190393</w:t>
      </w:r>
      <w:proofErr w:type="spellEnd"/>
      <w:r>
        <w:t xml:space="preserve">, </w:t>
      </w:r>
      <w:proofErr w:type="spellStart"/>
      <w:r>
        <w:t>doi</w:t>
      </w:r>
      <w:proofErr w:type="spellEnd"/>
      <w:r>
        <w:t>: 10.1001/</w:t>
      </w:r>
      <w:proofErr w:type="spellStart"/>
      <w:r>
        <w:t>jamanetworkopen.2019.0393</w:t>
      </w:r>
      <w:proofErr w:type="spellEnd"/>
      <w:r>
        <w:t>.</w:t>
      </w:r>
    </w:p>
    <w:p w14:paraId="70A6407B" w14:textId="376538D9" w:rsidR="00314DA3" w:rsidRDefault="00000000" w:rsidP="00314DA3">
      <w:pPr>
        <w:tabs>
          <w:tab w:val="left" w:pos="567"/>
        </w:tabs>
        <w:spacing w:after="100"/>
        <w:ind w:left="567" w:hanging="567"/>
      </w:pPr>
      <w:r>
        <w:t>[9]</w:t>
      </w:r>
      <w:r>
        <w:tab/>
        <w:t xml:space="preserve">J. Reynolds </w:t>
      </w:r>
      <w:r>
        <w:rPr>
          <w:i/>
          <w:iCs/>
        </w:rPr>
        <w:t>et al.</w:t>
      </w:r>
      <w:r>
        <w:t xml:space="preserve">, “Empirical measurement of systemic </w:t>
      </w:r>
      <w:proofErr w:type="spellStart"/>
      <w:r>
        <w:t>2FA</w:t>
      </w:r>
      <w:proofErr w:type="spellEnd"/>
      <w:r>
        <w:t xml:space="preserve"> usability,” in </w:t>
      </w:r>
      <w:r>
        <w:rPr>
          <w:i/>
          <w:iCs/>
        </w:rPr>
        <w:t xml:space="preserve">Proc. 29th </w:t>
      </w:r>
      <w:proofErr w:type="spellStart"/>
      <w:r>
        <w:rPr>
          <w:i/>
          <w:iCs/>
        </w:rPr>
        <w:t>USENIX</w:t>
      </w:r>
      <w:proofErr w:type="spellEnd"/>
      <w:r>
        <w:rPr>
          <w:i/>
          <w:iCs/>
        </w:rPr>
        <w:t xml:space="preserve"> </w:t>
      </w:r>
      <w:proofErr w:type="spellStart"/>
      <w:r>
        <w:rPr>
          <w:i/>
          <w:iCs/>
        </w:rPr>
        <w:t>Secur</w:t>
      </w:r>
      <w:proofErr w:type="spellEnd"/>
      <w:r>
        <w:rPr>
          <w:i/>
          <w:iCs/>
        </w:rPr>
        <w:t xml:space="preserve">. </w:t>
      </w:r>
      <w:proofErr w:type="spellStart"/>
      <w:r>
        <w:rPr>
          <w:i/>
          <w:iCs/>
        </w:rPr>
        <w:t>Symp</w:t>
      </w:r>
      <w:proofErr w:type="spellEnd"/>
      <w:r>
        <w:rPr>
          <w:i/>
          <w:iCs/>
        </w:rPr>
        <w:t>.</w:t>
      </w:r>
      <w:r>
        <w:t>, Aug. 2020, pp. 127–143.</w:t>
      </w:r>
    </w:p>
    <w:p w14:paraId="50821160" w14:textId="3D52233C" w:rsidR="00314DA3" w:rsidRDefault="00000000" w:rsidP="00314DA3">
      <w:pPr>
        <w:tabs>
          <w:tab w:val="left" w:pos="567"/>
        </w:tabs>
        <w:spacing w:after="100"/>
        <w:ind w:left="567" w:hanging="567"/>
      </w:pPr>
      <w:r>
        <w:t>[10]</w:t>
      </w:r>
      <w:r>
        <w:tab/>
        <w:t xml:space="preserve">U. N. </w:t>
      </w:r>
      <w:proofErr w:type="spellStart"/>
      <w:r>
        <w:t>Cobrado</w:t>
      </w:r>
      <w:proofErr w:type="spellEnd"/>
      <w:r>
        <w:t xml:space="preserve">, S. </w:t>
      </w:r>
      <w:proofErr w:type="spellStart"/>
      <w:r>
        <w:t>Sharief</w:t>
      </w:r>
      <w:proofErr w:type="spellEnd"/>
      <w:r>
        <w:t xml:space="preserve">, N. G. </w:t>
      </w:r>
      <w:proofErr w:type="spellStart"/>
      <w:r>
        <w:t>Regahal</w:t>
      </w:r>
      <w:proofErr w:type="spellEnd"/>
      <w:r>
        <w:t xml:space="preserve">, E. </w:t>
      </w:r>
      <w:proofErr w:type="spellStart"/>
      <w:r>
        <w:t>Zepka</w:t>
      </w:r>
      <w:proofErr w:type="spellEnd"/>
      <w:r>
        <w:t xml:space="preserve">, M. </w:t>
      </w:r>
      <w:proofErr w:type="spellStart"/>
      <w:r>
        <w:t>Mamauag</w:t>
      </w:r>
      <w:proofErr w:type="spellEnd"/>
      <w:r>
        <w:t xml:space="preserve">, and L. C. Velasco, “Access control solutions in electronic health record systems: A systematic review,” </w:t>
      </w:r>
      <w:r>
        <w:rPr>
          <w:i/>
          <w:iCs/>
        </w:rPr>
        <w:t>Inform. Med. Unlocked</w:t>
      </w:r>
      <w:r>
        <w:t xml:space="preserve">, vol. 49, 2024, Art. no. 101552, </w:t>
      </w:r>
      <w:proofErr w:type="spellStart"/>
      <w:r>
        <w:t>doi</w:t>
      </w:r>
      <w:proofErr w:type="spellEnd"/>
      <w:r>
        <w:t>: 10.1016/</w:t>
      </w:r>
      <w:proofErr w:type="spellStart"/>
      <w:r>
        <w:t>j.imu.2024.101552</w:t>
      </w:r>
      <w:proofErr w:type="spellEnd"/>
      <w:r>
        <w:t>.</w:t>
      </w:r>
    </w:p>
    <w:p w14:paraId="1F2523FF" w14:textId="70981538" w:rsidR="00314DA3" w:rsidRDefault="00000000" w:rsidP="00314DA3">
      <w:pPr>
        <w:tabs>
          <w:tab w:val="left" w:pos="567"/>
        </w:tabs>
        <w:spacing w:after="100"/>
        <w:ind w:left="567" w:hanging="567"/>
      </w:pPr>
      <w:r>
        <w:t>[11]</w:t>
      </w:r>
      <w:r>
        <w:tab/>
        <w:t xml:space="preserve">S. Rose, O. Borchert, S. Mitchell, and S. Connelly, “Zero trust architecture,” National Institute of Standards and Technology, Gaithersburg, MD, USA, NIST SP 800-207, Aug. 2020, </w:t>
      </w:r>
      <w:proofErr w:type="spellStart"/>
      <w:r>
        <w:t>doi</w:t>
      </w:r>
      <w:proofErr w:type="spellEnd"/>
      <w:r>
        <w:t>: 10.6028/</w:t>
      </w:r>
      <w:proofErr w:type="spellStart"/>
      <w:r>
        <w:t>NIST.SP.800</w:t>
      </w:r>
      <w:proofErr w:type="spellEnd"/>
      <w:r>
        <w:t>-207.</w:t>
      </w:r>
    </w:p>
    <w:p w14:paraId="3528DA9C" w14:textId="77777777" w:rsidR="001B0DA5" w:rsidRDefault="00000000">
      <w:pPr>
        <w:tabs>
          <w:tab w:val="left" w:pos="567"/>
        </w:tabs>
        <w:spacing w:after="100"/>
        <w:ind w:left="567" w:hanging="567"/>
      </w:pPr>
      <w:r>
        <w:t>[12]</w:t>
      </w:r>
      <w:r>
        <w:tab/>
        <w:t xml:space="preserve">Project Management Institute, </w:t>
      </w:r>
      <w:r>
        <w:rPr>
          <w:i/>
          <w:iCs/>
        </w:rPr>
        <w:t>A Guide to the Project Management Body of Knowledge (</w:t>
      </w:r>
      <w:proofErr w:type="spellStart"/>
      <w:r>
        <w:rPr>
          <w:i/>
          <w:iCs/>
        </w:rPr>
        <w:t>PMBOK</w:t>
      </w:r>
      <w:proofErr w:type="spellEnd"/>
      <w:r>
        <w:rPr>
          <w:i/>
          <w:iCs/>
        </w:rPr>
        <w:t xml:space="preserve"> Guide)</w:t>
      </w:r>
      <w:r>
        <w:t>, 8th ed. Newtown Square, PA, USA: PMI, 2025.</w:t>
      </w:r>
    </w:p>
    <w:p w14:paraId="7B577067" w14:textId="77777777" w:rsidR="001B0DA5" w:rsidRDefault="00000000">
      <w:pPr>
        <w:tabs>
          <w:tab w:val="left" w:pos="567"/>
        </w:tabs>
        <w:spacing w:after="100"/>
        <w:ind w:left="567" w:hanging="567"/>
      </w:pPr>
      <w:r>
        <w:t>[13]</w:t>
      </w:r>
      <w:r>
        <w:tab/>
      </w:r>
      <w:r>
        <w:rPr>
          <w:i/>
          <w:iCs/>
        </w:rPr>
        <w:t xml:space="preserve">Project, </w:t>
      </w:r>
      <w:proofErr w:type="spellStart"/>
      <w:r>
        <w:rPr>
          <w:i/>
          <w:iCs/>
        </w:rPr>
        <w:t>Programme</w:t>
      </w:r>
      <w:proofErr w:type="spellEnd"/>
      <w:r>
        <w:rPr>
          <w:i/>
          <w:iCs/>
        </w:rPr>
        <w:t xml:space="preserve"> and Portfolio Management — Guidance on Project Management</w:t>
      </w:r>
      <w:r>
        <w:t>, ISO 21502:2020, International Organization for Standardization, Geneva, Switzerland, Dec. 2020.</w:t>
      </w:r>
    </w:p>
    <w:p w14:paraId="64802889" w14:textId="77777777" w:rsidR="001B0DA5" w:rsidRDefault="00000000">
      <w:pPr>
        <w:tabs>
          <w:tab w:val="left" w:pos="567"/>
        </w:tabs>
        <w:spacing w:after="100"/>
        <w:ind w:left="567" w:hanging="567"/>
      </w:pPr>
      <w:r>
        <w:lastRenderedPageBreak/>
        <w:t>[14]</w:t>
      </w:r>
      <w:r>
        <w:tab/>
      </w:r>
      <w:r>
        <w:rPr>
          <w:i/>
          <w:iCs/>
        </w:rPr>
        <w:t>Risk Management — Guidelines</w:t>
      </w:r>
      <w:r>
        <w:t>, ISO 31000:2018, International Organization for Standardization, Geneva, Switzerland, Feb. 2018.</w:t>
      </w:r>
    </w:p>
    <w:p w14:paraId="611E95A8" w14:textId="1B5D311D" w:rsidR="00314DA3" w:rsidRDefault="00000000" w:rsidP="00314DA3">
      <w:pPr>
        <w:tabs>
          <w:tab w:val="left" w:pos="567"/>
        </w:tabs>
        <w:spacing w:after="100"/>
        <w:ind w:left="567" w:hanging="567"/>
      </w:pPr>
      <w:r>
        <w:t>[15]</w:t>
      </w:r>
      <w:r>
        <w:tab/>
        <w:t xml:space="preserve">P. </w:t>
      </w:r>
      <w:proofErr w:type="spellStart"/>
      <w:r>
        <w:t>Willumsen</w:t>
      </w:r>
      <w:proofErr w:type="spellEnd"/>
      <w:r>
        <w:t xml:space="preserve">, J. </w:t>
      </w:r>
      <w:proofErr w:type="spellStart"/>
      <w:r>
        <w:t>Oehmen</w:t>
      </w:r>
      <w:proofErr w:type="spellEnd"/>
      <w:r>
        <w:t xml:space="preserve">, V. </w:t>
      </w:r>
      <w:proofErr w:type="spellStart"/>
      <w:r>
        <w:t>Stingl</w:t>
      </w:r>
      <w:proofErr w:type="spellEnd"/>
      <w:r>
        <w:t xml:space="preserve">, and J. </w:t>
      </w:r>
      <w:proofErr w:type="spellStart"/>
      <w:r>
        <w:t>Geraldi</w:t>
      </w:r>
      <w:proofErr w:type="spellEnd"/>
      <w:r>
        <w:t xml:space="preserve">, “Value creation through project risk management,” </w:t>
      </w:r>
      <w:r>
        <w:rPr>
          <w:i/>
          <w:iCs/>
        </w:rPr>
        <w:t xml:space="preserve">Int. J. </w:t>
      </w:r>
      <w:proofErr w:type="spellStart"/>
      <w:r>
        <w:rPr>
          <w:i/>
          <w:iCs/>
        </w:rPr>
        <w:t>Proj</w:t>
      </w:r>
      <w:proofErr w:type="spellEnd"/>
      <w:r>
        <w:rPr>
          <w:i/>
          <w:iCs/>
        </w:rPr>
        <w:t xml:space="preserve">. </w:t>
      </w:r>
      <w:proofErr w:type="spellStart"/>
      <w:r>
        <w:rPr>
          <w:i/>
          <w:iCs/>
        </w:rPr>
        <w:t>Manag</w:t>
      </w:r>
      <w:proofErr w:type="spellEnd"/>
      <w:r>
        <w:rPr>
          <w:i/>
          <w:iCs/>
        </w:rPr>
        <w:t>.</w:t>
      </w:r>
      <w:r>
        <w:t xml:space="preserve">, vol. 37, no. 5, pp. 731–749, Jul. 2019, </w:t>
      </w:r>
      <w:proofErr w:type="spellStart"/>
      <w:r>
        <w:t>doi</w:t>
      </w:r>
      <w:proofErr w:type="spellEnd"/>
      <w:r>
        <w:t>: 10.1016/</w:t>
      </w:r>
      <w:proofErr w:type="spellStart"/>
      <w:r>
        <w:t>j.ijproman.2019.01.007</w:t>
      </w:r>
      <w:proofErr w:type="spellEnd"/>
      <w:r>
        <w:t>.</w:t>
      </w:r>
    </w:p>
    <w:p w14:paraId="3CF16613" w14:textId="004B6A73" w:rsidR="00314DA3" w:rsidRDefault="00000000" w:rsidP="00314DA3">
      <w:pPr>
        <w:tabs>
          <w:tab w:val="left" w:pos="567"/>
        </w:tabs>
        <w:spacing w:after="100"/>
        <w:ind w:left="567" w:hanging="567"/>
      </w:pPr>
      <w:r>
        <w:t>[16]</w:t>
      </w:r>
      <w:r>
        <w:tab/>
      </w:r>
      <w:r>
        <w:rPr>
          <w:i/>
          <w:iCs/>
        </w:rPr>
        <w:t>Quality Management Systems — Requirements</w:t>
      </w:r>
      <w:r>
        <w:t>, ISO 9001:2026, International Organization for Standardization, Geneva, Switzerland, Sep. 2026.</w:t>
      </w:r>
    </w:p>
    <w:p w14:paraId="4AE5A275" w14:textId="51D3A624" w:rsidR="00314DA3" w:rsidRDefault="00000000" w:rsidP="00314DA3">
      <w:pPr>
        <w:tabs>
          <w:tab w:val="left" w:pos="567"/>
        </w:tabs>
        <w:spacing w:after="100"/>
        <w:ind w:left="567" w:hanging="567"/>
      </w:pPr>
      <w:r>
        <w:t>[17]</w:t>
      </w:r>
      <w:r>
        <w:tab/>
      </w:r>
      <w:r>
        <w:rPr>
          <w:i/>
          <w:iCs/>
        </w:rPr>
        <w:t>Information Security, Cybersecurity and Privacy Protection — Information Security Management Systems — Requirements</w:t>
      </w:r>
      <w:r>
        <w:t>, ISO/IEC 27001:2022, International Organization for Standardization, Geneva, Switzerland, Oct. 2022.</w:t>
      </w:r>
    </w:p>
    <w:sectPr w:rsidR="00314DA3">
      <w:headerReference w:type="default" r:id="rId9"/>
      <w:footerReference w:type="default" r:id="rId10"/>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B366C" w14:textId="77777777" w:rsidR="00DD71F8" w:rsidRDefault="00DD71F8">
      <w:pPr>
        <w:spacing w:after="0" w:line="240" w:lineRule="auto"/>
      </w:pPr>
      <w:r>
        <w:separator/>
      </w:r>
    </w:p>
  </w:endnote>
  <w:endnote w:type="continuationSeparator" w:id="0">
    <w:p w14:paraId="41774F5E" w14:textId="77777777" w:rsidR="00DD71F8" w:rsidRDefault="00DD7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01707" w14:textId="77777777" w:rsidR="001B0DA5" w:rsidRDefault="00000000">
    <w:pPr>
      <w:jc w:val="center"/>
    </w:pPr>
    <w:r>
      <w:rPr>
        <w:color w:val="5D666B"/>
        <w:sz w:val="16"/>
        <w:szCs w:val="16"/>
      </w:rPr>
      <w:t xml:space="preserve">Page </w:t>
    </w:r>
    <w:r>
      <w:rPr>
        <w:color w:val="5D666B"/>
        <w:sz w:val="16"/>
        <w:szCs w:val="16"/>
      </w:rPr>
      <w:fldChar w:fldCharType="begin"/>
    </w:r>
    <w:r>
      <w:rPr>
        <w:color w:val="5D666B"/>
        <w:sz w:val="16"/>
        <w:szCs w:val="16"/>
      </w:rPr>
      <w:instrText>PAGE</w:instrText>
    </w:r>
    <w:r>
      <w:rPr>
        <w:color w:val="5D666B"/>
        <w:sz w:val="16"/>
        <w:szCs w:val="16"/>
      </w:rPr>
      <w:fldChar w:fldCharType="separate"/>
    </w:r>
    <w:r w:rsidR="00B301B0">
      <w:rPr>
        <w:noProof/>
        <w:color w:val="5D666B"/>
        <w:sz w:val="16"/>
        <w:szCs w:val="16"/>
      </w:rPr>
      <w:t>0</w:t>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NUMPAGES</w:instrText>
    </w:r>
    <w:r>
      <w:rPr>
        <w:color w:val="5D666B"/>
        <w:sz w:val="16"/>
        <w:szCs w:val="16"/>
      </w:rPr>
      <w:fldChar w:fldCharType="separate"/>
    </w:r>
    <w:r w:rsidR="00B301B0">
      <w:rPr>
        <w:noProof/>
        <w:color w:val="5D666B"/>
        <w:sz w:val="16"/>
        <w:szCs w:val="16"/>
      </w:rPr>
      <w:t>1</w:t>
    </w:r>
    <w:r>
      <w:rPr>
        <w:color w:val="5D666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60302" w14:textId="77777777" w:rsidR="001B0DA5" w:rsidRDefault="00000000">
    <w:pPr>
      <w:jc w:val="center"/>
    </w:pPr>
    <w:r>
      <w:rPr>
        <w:color w:val="5D666B"/>
        <w:sz w:val="16"/>
        <w:szCs w:val="16"/>
      </w:rPr>
      <w:t xml:space="preserve">Page </w:t>
    </w:r>
    <w:r>
      <w:rPr>
        <w:color w:val="5D666B"/>
        <w:sz w:val="16"/>
        <w:szCs w:val="16"/>
      </w:rPr>
      <w:fldChar w:fldCharType="begin"/>
    </w:r>
    <w:r>
      <w:rPr>
        <w:color w:val="5D666B"/>
        <w:sz w:val="16"/>
        <w:szCs w:val="16"/>
      </w:rPr>
      <w:instrText>PAGE</w:instrText>
    </w:r>
    <w:r>
      <w:rPr>
        <w:color w:val="5D666B"/>
        <w:sz w:val="16"/>
        <w:szCs w:val="16"/>
      </w:rPr>
      <w:fldChar w:fldCharType="separate"/>
    </w:r>
    <w:r w:rsidR="00B301B0">
      <w:rPr>
        <w:noProof/>
        <w:color w:val="5D666B"/>
        <w:sz w:val="16"/>
        <w:szCs w:val="16"/>
      </w:rPr>
      <w:t>0</w:t>
    </w:r>
    <w:r>
      <w:rPr>
        <w:color w:val="5D666B"/>
        <w:sz w:val="16"/>
        <w:szCs w:val="16"/>
      </w:rPr>
      <w:fldChar w:fldCharType="end"/>
    </w:r>
    <w:r>
      <w:rPr>
        <w:color w:val="5D666B"/>
        <w:sz w:val="16"/>
        <w:szCs w:val="16"/>
      </w:rPr>
      <w:t xml:space="preserve"> of </w:t>
    </w:r>
    <w:r>
      <w:rPr>
        <w:color w:val="5D666B"/>
        <w:sz w:val="16"/>
        <w:szCs w:val="16"/>
      </w:rPr>
      <w:fldChar w:fldCharType="begin"/>
    </w:r>
    <w:r>
      <w:rPr>
        <w:color w:val="5D666B"/>
        <w:sz w:val="16"/>
        <w:szCs w:val="16"/>
      </w:rPr>
      <w:instrText>NUMPAGES</w:instrText>
    </w:r>
    <w:r>
      <w:rPr>
        <w:color w:val="5D666B"/>
        <w:sz w:val="16"/>
        <w:szCs w:val="16"/>
      </w:rPr>
      <w:fldChar w:fldCharType="separate"/>
    </w:r>
    <w:r w:rsidR="00B301B0">
      <w:rPr>
        <w:noProof/>
        <w:color w:val="5D666B"/>
        <w:sz w:val="16"/>
        <w:szCs w:val="16"/>
      </w:rPr>
      <w:t>1</w:t>
    </w:r>
    <w:r>
      <w:rPr>
        <w:color w:val="5D66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66424" w14:textId="77777777" w:rsidR="00DD71F8" w:rsidRDefault="00DD71F8">
      <w:pPr>
        <w:spacing w:after="0" w:line="240" w:lineRule="auto"/>
      </w:pPr>
      <w:r>
        <w:separator/>
      </w:r>
    </w:p>
  </w:footnote>
  <w:footnote w:type="continuationSeparator" w:id="0">
    <w:p w14:paraId="5CD54501" w14:textId="77777777" w:rsidR="00DD71F8" w:rsidRDefault="00DD7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282BA" w14:textId="77777777" w:rsidR="001B0DA5" w:rsidRDefault="00000000">
    <w:pPr>
      <w:jc w:val="right"/>
    </w:pPr>
    <w:r>
      <w:rPr>
        <w:color w:val="5D666B"/>
        <w:sz w:val="16"/>
        <w:szCs w:val="16"/>
      </w:rPr>
      <w:t xml:space="preserve">IAM System Deployment — Project Plan </w:t>
    </w:r>
    <w:proofErr w:type="spellStart"/>
    <w:r>
      <w:rPr>
        <w:color w:val="5D666B"/>
        <w:sz w:val="16"/>
        <w:szCs w:val="16"/>
      </w:rPr>
      <w:t>v1.0</w:t>
    </w:r>
    <w:proofErr w:type="spellEnd"/>
    <w:r>
      <w:rPr>
        <w:color w:val="5D666B"/>
        <w:sz w:val="16"/>
        <w:szCs w:val="16"/>
      </w:rPr>
      <w:t xml:space="preserve">  ·  Corella Health Group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79CE8" w14:textId="77777777" w:rsidR="001B0DA5" w:rsidRDefault="00000000">
    <w:pPr>
      <w:jc w:val="right"/>
    </w:pPr>
    <w:r>
      <w:rPr>
        <w:color w:val="5D666B"/>
        <w:sz w:val="16"/>
        <w:szCs w:val="16"/>
      </w:rPr>
      <w:t xml:space="preserve">IAM System Deployment — Project Plan </w:t>
    </w:r>
    <w:proofErr w:type="spellStart"/>
    <w:r>
      <w:rPr>
        <w:color w:val="5D666B"/>
        <w:sz w:val="16"/>
        <w:szCs w:val="16"/>
      </w:rPr>
      <w:t>v1.0</w:t>
    </w:r>
    <w:proofErr w:type="spellEnd"/>
    <w:r>
      <w:rPr>
        <w:color w:val="5D666B"/>
        <w:sz w:val="16"/>
        <w:szCs w:val="16"/>
      </w:rPr>
      <w:t xml:space="preserve">  ·  Corella Health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B7B"/>
    <w:multiLevelType w:val="hybridMultilevel"/>
    <w:tmpl w:val="A014C9FA"/>
    <w:lvl w:ilvl="0" w:tplc="11065434">
      <w:start w:val="1"/>
      <w:numFmt w:val="bullet"/>
      <w:lvlText w:val="•"/>
      <w:lvlJc w:val="left"/>
      <w:pPr>
        <w:ind w:left="220" w:hanging="180"/>
      </w:pPr>
    </w:lvl>
    <w:lvl w:ilvl="1" w:tplc="C45EC30A">
      <w:numFmt w:val="decimal"/>
      <w:lvlText w:val=""/>
      <w:lvlJc w:val="left"/>
    </w:lvl>
    <w:lvl w:ilvl="2" w:tplc="066E1702">
      <w:numFmt w:val="decimal"/>
      <w:lvlText w:val=""/>
      <w:lvlJc w:val="left"/>
    </w:lvl>
    <w:lvl w:ilvl="3" w:tplc="2E340412">
      <w:numFmt w:val="decimal"/>
      <w:lvlText w:val=""/>
      <w:lvlJc w:val="left"/>
    </w:lvl>
    <w:lvl w:ilvl="4" w:tplc="6A5E09B2">
      <w:numFmt w:val="decimal"/>
      <w:lvlText w:val=""/>
      <w:lvlJc w:val="left"/>
    </w:lvl>
    <w:lvl w:ilvl="5" w:tplc="6266509C">
      <w:numFmt w:val="decimal"/>
      <w:lvlText w:val=""/>
      <w:lvlJc w:val="left"/>
    </w:lvl>
    <w:lvl w:ilvl="6" w:tplc="DD161E9E">
      <w:numFmt w:val="decimal"/>
      <w:lvlText w:val=""/>
      <w:lvlJc w:val="left"/>
    </w:lvl>
    <w:lvl w:ilvl="7" w:tplc="0706DB20">
      <w:numFmt w:val="decimal"/>
      <w:lvlText w:val=""/>
      <w:lvlJc w:val="left"/>
    </w:lvl>
    <w:lvl w:ilvl="8" w:tplc="DC2AE704">
      <w:numFmt w:val="decimal"/>
      <w:lvlText w:val=""/>
      <w:lvlJc w:val="left"/>
    </w:lvl>
  </w:abstractNum>
  <w:abstractNum w:abstractNumId="1" w15:restartNumberingAfterBreak="0">
    <w:nsid w:val="22776FB8"/>
    <w:multiLevelType w:val="hybridMultilevel"/>
    <w:tmpl w:val="4F8284F6"/>
    <w:lvl w:ilvl="0" w:tplc="4510E60C" w:tentative="1">
      <w:start w:val="1"/>
      <w:numFmt w:val="bullet"/>
      <w:lvlText w:val="●"/>
      <w:lvlJc w:val="left"/>
      <w:pPr>
        <w:ind w:left="720" w:hanging="360"/>
      </w:pPr>
    </w:lvl>
    <w:lvl w:ilvl="1" w:tplc="ECF03C0C" w:tentative="1">
      <w:start w:val="1"/>
      <w:numFmt w:val="bullet"/>
      <w:lvlText w:val="○"/>
      <w:lvlJc w:val="left"/>
      <w:pPr>
        <w:ind w:left="1440" w:hanging="360"/>
      </w:pPr>
    </w:lvl>
    <w:lvl w:ilvl="2" w:tplc="F6501748" w:tentative="1">
      <w:start w:val="1"/>
      <w:numFmt w:val="bullet"/>
      <w:lvlText w:val="■"/>
      <w:lvlJc w:val="left"/>
      <w:pPr>
        <w:ind w:left="2160" w:hanging="360"/>
      </w:pPr>
    </w:lvl>
    <w:lvl w:ilvl="3" w:tplc="71CAB434" w:tentative="1">
      <w:start w:val="1"/>
      <w:numFmt w:val="bullet"/>
      <w:lvlText w:val="●"/>
      <w:lvlJc w:val="left"/>
      <w:pPr>
        <w:ind w:left="2880" w:hanging="360"/>
      </w:pPr>
    </w:lvl>
    <w:lvl w:ilvl="4" w:tplc="CD3AE45C" w:tentative="1">
      <w:start w:val="1"/>
      <w:numFmt w:val="bullet"/>
      <w:lvlText w:val="○"/>
      <w:lvlJc w:val="left"/>
      <w:pPr>
        <w:ind w:left="3600" w:hanging="360"/>
      </w:pPr>
    </w:lvl>
    <w:lvl w:ilvl="5" w:tplc="52D89AA2" w:tentative="1">
      <w:start w:val="1"/>
      <w:numFmt w:val="bullet"/>
      <w:lvlText w:val="■"/>
      <w:lvlJc w:val="left"/>
      <w:pPr>
        <w:ind w:left="4320" w:hanging="360"/>
      </w:pPr>
    </w:lvl>
    <w:lvl w:ilvl="6" w:tplc="A5E60BF6" w:tentative="1">
      <w:start w:val="1"/>
      <w:numFmt w:val="bullet"/>
      <w:lvlText w:val="●"/>
      <w:lvlJc w:val="left"/>
      <w:pPr>
        <w:ind w:left="5040" w:hanging="360"/>
      </w:pPr>
    </w:lvl>
    <w:lvl w:ilvl="7" w:tplc="2D9E7DD4" w:tentative="1">
      <w:start w:val="1"/>
      <w:numFmt w:val="bullet"/>
      <w:lvlText w:val="●"/>
      <w:lvlJc w:val="left"/>
      <w:pPr>
        <w:ind w:left="5760" w:hanging="360"/>
      </w:pPr>
    </w:lvl>
    <w:lvl w:ilvl="8" w:tplc="BEFC3CB4" w:tentative="1">
      <w:start w:val="1"/>
      <w:numFmt w:val="bullet"/>
      <w:lvlText w:val="●"/>
      <w:lvlJc w:val="left"/>
      <w:pPr>
        <w:ind w:left="6480" w:hanging="360"/>
      </w:pPr>
    </w:lvl>
  </w:abstractNum>
  <w:abstractNum w:abstractNumId="2" w15:restartNumberingAfterBreak="0">
    <w:nsid w:val="3DED5E86"/>
    <w:multiLevelType w:val="hybridMultilevel"/>
    <w:tmpl w:val="1EC0F66C"/>
    <w:lvl w:ilvl="0" w:tplc="10FC0896" w:tentative="1">
      <w:start w:val="1"/>
      <w:numFmt w:val="decimal"/>
      <w:lvlText w:val="%1."/>
      <w:lvlJc w:val="left"/>
      <w:pPr>
        <w:ind w:left="400" w:hanging="300"/>
      </w:pPr>
    </w:lvl>
    <w:lvl w:ilvl="1" w:tplc="CADA8592">
      <w:numFmt w:val="decimal"/>
      <w:lvlText w:val=""/>
      <w:lvlJc w:val="left"/>
    </w:lvl>
    <w:lvl w:ilvl="2" w:tplc="D500FA7E">
      <w:numFmt w:val="decimal"/>
      <w:lvlText w:val=""/>
      <w:lvlJc w:val="left"/>
    </w:lvl>
    <w:lvl w:ilvl="3" w:tplc="6ED68B46">
      <w:numFmt w:val="decimal"/>
      <w:lvlText w:val=""/>
      <w:lvlJc w:val="left"/>
    </w:lvl>
    <w:lvl w:ilvl="4" w:tplc="94E6C300">
      <w:numFmt w:val="decimal"/>
      <w:lvlText w:val=""/>
      <w:lvlJc w:val="left"/>
    </w:lvl>
    <w:lvl w:ilvl="5" w:tplc="7892F2CC">
      <w:numFmt w:val="decimal"/>
      <w:lvlText w:val=""/>
      <w:lvlJc w:val="left"/>
    </w:lvl>
    <w:lvl w:ilvl="6" w:tplc="32A6951A">
      <w:numFmt w:val="decimal"/>
      <w:lvlText w:val=""/>
      <w:lvlJc w:val="left"/>
    </w:lvl>
    <w:lvl w:ilvl="7" w:tplc="AD52D09C">
      <w:numFmt w:val="decimal"/>
      <w:lvlText w:val=""/>
      <w:lvlJc w:val="left"/>
    </w:lvl>
    <w:lvl w:ilvl="8" w:tplc="B1080A6E">
      <w:numFmt w:val="decimal"/>
      <w:lvlText w:val=""/>
      <w:lvlJc w:val="left"/>
    </w:lvl>
  </w:abstractNum>
  <w:abstractNum w:abstractNumId="3" w15:restartNumberingAfterBreak="0">
    <w:nsid w:val="530A7407"/>
    <w:multiLevelType w:val="hybridMultilevel"/>
    <w:tmpl w:val="EACA0BC0"/>
    <w:lvl w:ilvl="0" w:tplc="40C8C826" w:tentative="1">
      <w:start w:val="1"/>
      <w:numFmt w:val="decimal"/>
      <w:lvlText w:val="%1."/>
      <w:lvlJc w:val="left"/>
      <w:pPr>
        <w:ind w:left="400" w:hanging="300"/>
      </w:pPr>
    </w:lvl>
    <w:lvl w:ilvl="1" w:tplc="ED54492E">
      <w:numFmt w:val="decimal"/>
      <w:lvlText w:val=""/>
      <w:lvlJc w:val="left"/>
    </w:lvl>
    <w:lvl w:ilvl="2" w:tplc="D34A79E4">
      <w:numFmt w:val="decimal"/>
      <w:lvlText w:val=""/>
      <w:lvlJc w:val="left"/>
    </w:lvl>
    <w:lvl w:ilvl="3" w:tplc="7D9EAF18">
      <w:numFmt w:val="decimal"/>
      <w:lvlText w:val=""/>
      <w:lvlJc w:val="left"/>
    </w:lvl>
    <w:lvl w:ilvl="4" w:tplc="DBB0A656">
      <w:numFmt w:val="decimal"/>
      <w:lvlText w:val=""/>
      <w:lvlJc w:val="left"/>
    </w:lvl>
    <w:lvl w:ilvl="5" w:tplc="ACA268BE">
      <w:numFmt w:val="decimal"/>
      <w:lvlText w:val=""/>
      <w:lvlJc w:val="left"/>
    </w:lvl>
    <w:lvl w:ilvl="6" w:tplc="B052CABC">
      <w:numFmt w:val="decimal"/>
      <w:lvlText w:val=""/>
      <w:lvlJc w:val="left"/>
    </w:lvl>
    <w:lvl w:ilvl="7" w:tplc="025A7DB8">
      <w:numFmt w:val="decimal"/>
      <w:lvlText w:val=""/>
      <w:lvlJc w:val="left"/>
    </w:lvl>
    <w:lvl w:ilvl="8" w:tplc="858243B4">
      <w:numFmt w:val="decimal"/>
      <w:lvlText w:val=""/>
      <w:lvlJc w:val="left"/>
    </w:lvl>
  </w:abstractNum>
  <w:abstractNum w:abstractNumId="4" w15:restartNumberingAfterBreak="0">
    <w:nsid w:val="5954335A"/>
    <w:multiLevelType w:val="hybridMultilevel"/>
    <w:tmpl w:val="968AC7C0"/>
    <w:lvl w:ilvl="0" w:tplc="AB508D36">
      <w:start w:val="1"/>
      <w:numFmt w:val="bullet"/>
      <w:lvlText w:val="•"/>
      <w:lvlJc w:val="left"/>
      <w:pPr>
        <w:ind w:left="400" w:hanging="260"/>
      </w:pPr>
    </w:lvl>
    <w:lvl w:ilvl="1" w:tplc="ED30CC1C" w:tentative="1">
      <w:start w:val="1"/>
      <w:numFmt w:val="bullet"/>
      <w:lvlText w:val="–"/>
      <w:lvlJc w:val="left"/>
      <w:pPr>
        <w:ind w:left="800" w:hanging="260"/>
      </w:pPr>
    </w:lvl>
    <w:lvl w:ilvl="2" w:tplc="DB340B1C">
      <w:numFmt w:val="decimal"/>
      <w:lvlText w:val=""/>
      <w:lvlJc w:val="left"/>
    </w:lvl>
    <w:lvl w:ilvl="3" w:tplc="9C76E3F2">
      <w:numFmt w:val="decimal"/>
      <w:lvlText w:val=""/>
      <w:lvlJc w:val="left"/>
    </w:lvl>
    <w:lvl w:ilvl="4" w:tplc="7122ACBA">
      <w:numFmt w:val="decimal"/>
      <w:lvlText w:val=""/>
      <w:lvlJc w:val="left"/>
    </w:lvl>
    <w:lvl w:ilvl="5" w:tplc="FFF4D182">
      <w:numFmt w:val="decimal"/>
      <w:lvlText w:val=""/>
      <w:lvlJc w:val="left"/>
    </w:lvl>
    <w:lvl w:ilvl="6" w:tplc="11AEB766">
      <w:numFmt w:val="decimal"/>
      <w:lvlText w:val=""/>
      <w:lvlJc w:val="left"/>
    </w:lvl>
    <w:lvl w:ilvl="7" w:tplc="39AA8E74">
      <w:numFmt w:val="decimal"/>
      <w:lvlText w:val=""/>
      <w:lvlJc w:val="left"/>
    </w:lvl>
    <w:lvl w:ilvl="8" w:tplc="6C78D83E">
      <w:numFmt w:val="decimal"/>
      <w:lvlText w:val=""/>
      <w:lvlJc w:val="left"/>
    </w:lvl>
  </w:abstractNum>
  <w:abstractNum w:abstractNumId="5" w15:restartNumberingAfterBreak="0">
    <w:nsid w:val="72D80C47"/>
    <w:multiLevelType w:val="hybridMultilevel"/>
    <w:tmpl w:val="53ECFFB4"/>
    <w:lvl w:ilvl="0" w:tplc="68FCF7A0" w:tentative="1">
      <w:start w:val="1"/>
      <w:numFmt w:val="decimal"/>
      <w:lvlText w:val="%1."/>
      <w:lvlJc w:val="left"/>
      <w:pPr>
        <w:ind w:left="400" w:hanging="300"/>
      </w:pPr>
    </w:lvl>
    <w:lvl w:ilvl="1" w:tplc="75641B3C">
      <w:numFmt w:val="decimal"/>
      <w:lvlText w:val=""/>
      <w:lvlJc w:val="left"/>
    </w:lvl>
    <w:lvl w:ilvl="2" w:tplc="238AEDFC">
      <w:numFmt w:val="decimal"/>
      <w:lvlText w:val=""/>
      <w:lvlJc w:val="left"/>
    </w:lvl>
    <w:lvl w:ilvl="3" w:tplc="9298669E">
      <w:numFmt w:val="decimal"/>
      <w:lvlText w:val=""/>
      <w:lvlJc w:val="left"/>
    </w:lvl>
    <w:lvl w:ilvl="4" w:tplc="28A485F6">
      <w:numFmt w:val="decimal"/>
      <w:lvlText w:val=""/>
      <w:lvlJc w:val="left"/>
    </w:lvl>
    <w:lvl w:ilvl="5" w:tplc="B02AD508">
      <w:numFmt w:val="decimal"/>
      <w:lvlText w:val=""/>
      <w:lvlJc w:val="left"/>
    </w:lvl>
    <w:lvl w:ilvl="6" w:tplc="42FC4B58">
      <w:numFmt w:val="decimal"/>
      <w:lvlText w:val=""/>
      <w:lvlJc w:val="left"/>
    </w:lvl>
    <w:lvl w:ilvl="7" w:tplc="DCE264B0">
      <w:numFmt w:val="decimal"/>
      <w:lvlText w:val=""/>
      <w:lvlJc w:val="left"/>
    </w:lvl>
    <w:lvl w:ilvl="8" w:tplc="210895E6">
      <w:numFmt w:val="decimal"/>
      <w:lvlText w:val=""/>
      <w:lvlJc w:val="left"/>
    </w:lvl>
  </w:abstractNum>
  <w:num w:numId="1" w16cid:durableId="41634922">
    <w:abstractNumId w:val="1"/>
    <w:lvlOverride w:ilvl="0">
      <w:startOverride w:val="1"/>
    </w:lvlOverride>
  </w:num>
  <w:num w:numId="2" w16cid:durableId="2143840894">
    <w:abstractNumId w:val="4"/>
    <w:lvlOverride w:ilvl="0">
      <w:startOverride w:val="1"/>
    </w:lvlOverride>
    <w:lvlOverride w:ilvl="1">
      <w:startOverride w:val="1"/>
    </w:lvlOverride>
  </w:num>
  <w:num w:numId="3" w16cid:durableId="58106325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hrubo biswas">
    <w15:presenceInfo w15:providerId="Windows Live" w15:userId="0e6e9713957ac1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DA5"/>
    <w:rsid w:val="00012461"/>
    <w:rsid w:val="000D6BB5"/>
    <w:rsid w:val="001B0DA5"/>
    <w:rsid w:val="00314DA3"/>
    <w:rsid w:val="006B70E3"/>
    <w:rsid w:val="0092412A"/>
    <w:rsid w:val="00B301B0"/>
    <w:rsid w:val="00DD71F8"/>
    <w:rsid w:val="00F460F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FA3F8"/>
  <w15:docId w15:val="{91695D22-78C1-46FA-85D0-065DDB097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A30"/>
        <w:sz w:val="22"/>
        <w:szCs w:val="22"/>
        <w:lang w:val="en-US" w:eastAsia="en-US" w:bidi="bn-BD"/>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60"/>
      <w:outlineLvl w:val="0"/>
    </w:pPr>
    <w:rPr>
      <w:b/>
      <w:bCs/>
      <w:color w:val="2F5D50"/>
      <w:sz w:val="32"/>
      <w:szCs w:val="32"/>
    </w:rPr>
  </w:style>
  <w:style w:type="paragraph" w:styleId="Heading2">
    <w:name w:val="heading 2"/>
    <w:basedOn w:val="Normal"/>
    <w:next w:val="Normal"/>
    <w:uiPriority w:val="9"/>
    <w:unhideWhenUsed/>
    <w:qFormat/>
    <w:pPr>
      <w:keepNext/>
      <w:keepLines/>
      <w:spacing w:before="240" w:after="80"/>
      <w:outlineLvl w:val="1"/>
    </w:pPr>
    <w:rPr>
      <w:b/>
      <w:bCs/>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Caption">
    <w:name w:val="caption"/>
    <w:basedOn w:val="Normal"/>
    <w:next w:val="Normal"/>
    <w:qFormat/>
    <w:pPr>
      <w:spacing w:before="80" w:after="200"/>
    </w:pPr>
    <w:rPr>
      <w:color w:val="5D666B"/>
      <w:sz w:val="18"/>
      <w:szCs w:val="18"/>
    </w:rPr>
  </w:style>
  <w:style w:type="paragraph" w:customStyle="1" w:styleId="FrontHeading">
    <w:name w:val="Front Heading"/>
    <w:basedOn w:val="Normal"/>
    <w:next w:val="Normal"/>
    <w:pPr>
      <w:spacing w:after="160"/>
    </w:pPr>
    <w:rPr>
      <w:b/>
      <w:bCs/>
      <w:color w:val="2F5D50"/>
      <w:sz w:val="30"/>
      <w:szCs w:val="30"/>
    </w:rPr>
  </w:style>
  <w:style w:type="paragraph" w:styleId="TOC1">
    <w:name w:val="toc 1"/>
    <w:basedOn w:val="Normal"/>
    <w:next w:val="Normal"/>
    <w:pPr>
      <w:spacing w:before="70" w:after="0" w:line="252" w:lineRule="auto"/>
    </w:pPr>
    <w:rPr>
      <w:b/>
      <w:bCs/>
      <w:sz w:val="21"/>
      <w:szCs w:val="21"/>
    </w:rPr>
  </w:style>
  <w:style w:type="paragraph" w:styleId="TOC2">
    <w:name w:val="toc 2"/>
    <w:basedOn w:val="Normal"/>
    <w:next w:val="Normal"/>
    <w:pPr>
      <w:spacing w:after="0" w:line="252" w:lineRule="auto"/>
      <w:ind w:left="300"/>
    </w:pPr>
    <w:rPr>
      <w:sz w:val="20"/>
      <w:szCs w:val="20"/>
    </w:rPr>
  </w:style>
  <w:style w:type="paragraph" w:styleId="Revision">
    <w:name w:val="Revision"/>
    <w:hidden/>
    <w:uiPriority w:val="99"/>
    <w:semiHidden/>
    <w:rsid w:val="00B301B0"/>
    <w:pPr>
      <w:spacing w:after="0" w:line="240" w:lineRule="auto"/>
    </w:pPr>
    <w:rPr>
      <w:szCs w:val="28"/>
    </w:rPr>
  </w:style>
  <w:style w:type="character" w:styleId="UnresolvedMention">
    <w:name w:val="Unresolved Mention"/>
    <w:basedOn w:val="DefaultParagraphFont"/>
    <w:uiPriority w:val="99"/>
    <w:semiHidden/>
    <w:unhideWhenUsed/>
    <w:rsid w:val="00314D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1662</Words>
  <Characters>9478</Characters>
  <Application>Microsoft Office Word</Application>
  <DocSecurity>0</DocSecurity>
  <Lines>78</Lines>
  <Paragraphs>22</Paragraphs>
  <ScaleCrop>false</ScaleCrop>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IAM System Deployment — Project Plan v1.0</dc:title>
  <dc:creator>Toufiq Ahmed Joy, Kritika Bhattarai, Fardin Rahman Tanvir, Ahmed Mahir Daiyan</dc:creator>
  <dc:description>Project plan for deploying an identity and access management system at Corella Health Group</dc:description>
  <cp:lastModifiedBy>dhrubo biswas</cp:lastModifiedBy>
  <cp:revision>5</cp:revision>
  <dcterms:created xsi:type="dcterms:W3CDTF">2026-10-24T01:03:00Z</dcterms:created>
  <dcterms:modified xsi:type="dcterms:W3CDTF">2026-10-24T09:06:00Z</dcterms:modified>
</cp:coreProperties>
</file>